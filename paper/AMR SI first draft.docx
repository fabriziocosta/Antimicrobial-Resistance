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74ADD" w14:textId="1A4593D9" w:rsidR="009C2943" w:rsidRDefault="002143D6" w:rsidP="001E477C">
      <w:pPr>
        <w:rPr>
          <w:b/>
          <w:bCs/>
        </w:rPr>
      </w:pPr>
      <w:r w:rsidRPr="006B4150">
        <w:rPr>
          <w:b/>
          <w:bCs/>
        </w:rPr>
        <w:t xml:space="preserve">A </w:t>
      </w:r>
      <w:r w:rsidR="00A50A92" w:rsidRPr="00A50A92">
        <w:rPr>
          <w:b/>
          <w:bCs/>
        </w:rPr>
        <w:t xml:space="preserve">scientometric </w:t>
      </w:r>
      <w:r w:rsidR="00204E66">
        <w:rPr>
          <w:b/>
          <w:bCs/>
        </w:rPr>
        <w:t xml:space="preserve">approach </w:t>
      </w:r>
      <w:r w:rsidR="007818DD">
        <w:rPr>
          <w:b/>
          <w:bCs/>
        </w:rPr>
        <w:t>to antimicrobial resistance forecasting</w:t>
      </w:r>
      <w:r w:rsidRPr="006B4150">
        <w:rPr>
          <w:b/>
          <w:bCs/>
        </w:rPr>
        <w:t xml:space="preserve"> </w:t>
      </w:r>
    </w:p>
    <w:p w14:paraId="3D7B5EFE" w14:textId="5BC647DF" w:rsidR="003D05EE" w:rsidRDefault="003D05EE" w:rsidP="003D05EE">
      <w:r>
        <w:t>Michiel Vos</w:t>
      </w:r>
      <w:r w:rsidRPr="003D05EE">
        <w:rPr>
          <w:vertAlign w:val="superscript"/>
        </w:rPr>
        <w:t>1</w:t>
      </w:r>
      <w:r>
        <w:t xml:space="preserve">, </w:t>
      </w:r>
      <w:r w:rsidR="006E0570">
        <w:t>STUDENT</w:t>
      </w:r>
      <w:r w:rsidR="005B7284" w:rsidRPr="005B7284">
        <w:rPr>
          <w:vertAlign w:val="superscript"/>
        </w:rPr>
        <w:t>2</w:t>
      </w:r>
      <w:r w:rsidR="005B7284">
        <w:t xml:space="preserve">, </w:t>
      </w:r>
      <w:r>
        <w:t>Richard Bendall</w:t>
      </w:r>
      <w:r w:rsidR="005B7284">
        <w:rPr>
          <w:vertAlign w:val="superscript"/>
        </w:rPr>
        <w:t>3</w:t>
      </w:r>
      <w:r>
        <w:t>, Fabrizio Costa</w:t>
      </w:r>
      <w:r w:rsidR="005B7284">
        <w:rPr>
          <w:vertAlign w:val="superscript"/>
        </w:rPr>
        <w:t>2</w:t>
      </w:r>
      <w:r>
        <w:t>*</w:t>
      </w:r>
    </w:p>
    <w:p w14:paraId="40F7FB48" w14:textId="77777777" w:rsidR="003D05EE" w:rsidRDefault="003D05EE" w:rsidP="003D05EE"/>
    <w:p w14:paraId="046FDE2A" w14:textId="77777777" w:rsidR="003D05EE" w:rsidRDefault="003D05EE" w:rsidP="003D05EE"/>
    <w:p w14:paraId="52AA9F0A" w14:textId="77777777" w:rsidR="003D05EE" w:rsidRDefault="003D05EE" w:rsidP="003D05EE">
      <w:r>
        <w:t>1= European Centre for Environment and Human Health, University of Exeter Medical School, Environment and Sustainability Institute, Penryn Campus, TR10 9FE, United Kingdom</w:t>
      </w:r>
    </w:p>
    <w:p w14:paraId="608183EF" w14:textId="65FE6FF2" w:rsidR="003D05EE" w:rsidRDefault="005B7284" w:rsidP="003D05EE">
      <w:r>
        <w:t>2</w:t>
      </w:r>
      <w:r w:rsidR="003D05EE">
        <w:t>= Department of Computer Science, Faculty of Environment, Science and Economy, University of Exeter, Streatham Campus, EX4 4QF, United Kingdom</w:t>
      </w:r>
    </w:p>
    <w:p w14:paraId="7F48DB47" w14:textId="77777777" w:rsidR="005B7284" w:rsidRDefault="005B7284" w:rsidP="005B7284">
      <w:r>
        <w:t>3= Kai Ping, Goonvrea, St. Agnes, TR5 0NW, United Kingdom</w:t>
      </w:r>
      <w:r>
        <w:tab/>
      </w:r>
    </w:p>
    <w:p w14:paraId="63AF6002" w14:textId="77777777" w:rsidR="003D05EE" w:rsidRDefault="003D05EE" w:rsidP="003D05EE"/>
    <w:p w14:paraId="3857F80B" w14:textId="6DCA2E83" w:rsidR="004D11BA" w:rsidRDefault="003D05EE" w:rsidP="003D05EE">
      <w:r>
        <w:t xml:space="preserve">*= corresponding authors= </w:t>
      </w:r>
      <w:hyperlink r:id="rId8" w:history="1">
        <w:r w:rsidRPr="002F044C">
          <w:rPr>
            <w:rStyle w:val="Hyperlink"/>
          </w:rPr>
          <w:t>f.costa@exeter.ac.uk</w:t>
        </w:r>
      </w:hyperlink>
    </w:p>
    <w:p w14:paraId="7474904F" w14:textId="77777777" w:rsidR="003D05EE" w:rsidRDefault="003D05EE" w:rsidP="003D05EE"/>
    <w:p w14:paraId="7DD1D911" w14:textId="7EE6441D" w:rsidR="007C5FA9" w:rsidRDefault="007C5FA9">
      <w:r>
        <w:t xml:space="preserve">Keywords: AMR, antibiotic resistance, bacterial pathogens, scientometry, </w:t>
      </w:r>
      <w:r w:rsidR="00A26F83">
        <w:t xml:space="preserve">bibliometry, </w:t>
      </w:r>
      <w:r w:rsidR="0075527F">
        <w:t xml:space="preserve">AMR forecasting, </w:t>
      </w:r>
      <w:r>
        <w:t>Large Language Models</w:t>
      </w:r>
      <w:r w:rsidR="00A93FB9">
        <w:t>, text mining</w:t>
      </w:r>
      <w:r w:rsidR="001E477C">
        <w:t>, AMR surveillance</w:t>
      </w:r>
    </w:p>
    <w:p w14:paraId="6B8387C8" w14:textId="77777777" w:rsidR="007C5FA9" w:rsidRDefault="007C5FA9"/>
    <w:p w14:paraId="50FC82A5" w14:textId="319EE8DB" w:rsidR="00CB4B06" w:rsidRPr="00247627" w:rsidRDefault="00CB4B06">
      <w:pPr>
        <w:rPr>
          <w:b/>
          <w:bCs/>
        </w:rPr>
      </w:pPr>
      <w:r w:rsidRPr="00CB4B06">
        <w:rPr>
          <w:b/>
          <w:bCs/>
        </w:rPr>
        <w:t>Introduction</w:t>
      </w:r>
    </w:p>
    <w:p w14:paraId="515DA8F5" w14:textId="517FA73A" w:rsidR="000C73D2" w:rsidRDefault="00247627" w:rsidP="000C73D2">
      <w:r w:rsidRPr="00247627">
        <w:t xml:space="preserve">Antimicrobial resistance (AMR) is one of the main challenges to global public health, associated with almost 5 million deaths globally in 2019, a number which could increase substantially in the future </w:t>
      </w:r>
      <w:r w:rsidRPr="00247627">
        <w:fldChar w:fldCharType="begin"/>
      </w:r>
      <w:r w:rsidRPr="00247627">
        <w:instrText xml:space="preserve"> ADDIN EN.CITE &lt;EndNote&gt;&lt;Cite&gt;&lt;Author&gt;Murray&lt;/Author&gt;&lt;Year&gt;2022&lt;/Year&gt;&lt;RecNum&gt;3564&lt;/RecNum&gt;&lt;DisplayText&gt;[1]&lt;/DisplayText&gt;&lt;record&gt;&lt;rec-number&gt;3564&lt;/rec-number&gt;&lt;foreign-keys&gt;&lt;key app="EN" db-id="xeasf5zxnptdtnevpsa5sa2hd5vesz2aawfx" timestamp="1715244616"&gt;3564&lt;/key&gt;&lt;/foreign-keys&gt;&lt;ref-type name="Journal Article"&gt;17&lt;/ref-type&gt;&lt;contributors&gt;&lt;authors&gt;&lt;author&gt;Murray, Christopher JL&lt;/author&gt;&lt;author&gt;Ikuta, Kevin Shunji&lt;/author&gt;&lt;author&gt;Sharara, Fablina&lt;/author&gt;&lt;author&gt;Swetschinski, Lucien&lt;/author&gt;&lt;author&gt;Aguilar, Gisela Robles&lt;/author&gt;&lt;author&gt;Gray, Authia&lt;/author&gt;&lt;author&gt;Han, Chieh&lt;/author&gt;&lt;author&gt;Bisignano, Catherine&lt;/author&gt;&lt;author&gt;Rao, Puja&lt;/author&gt;&lt;author&gt;Wool, Eve&lt;/author&gt;&lt;/authors&gt;&lt;/contributors&gt;&lt;titles&gt;&lt;title&gt;Global burden of bacterial antimicrobial resistance in 2019: a systematic analysis&lt;/title&gt;&lt;secondary-title&gt;The lancet&lt;/secondary-title&gt;&lt;/titles&gt;&lt;periodical&gt;&lt;full-title&gt;The Lancet&lt;/full-title&gt;&lt;/periodical&gt;&lt;pages&gt;629-655&lt;/pages&gt;&lt;volume&gt;399&lt;/volume&gt;&lt;number&gt;10325&lt;/number&gt;&lt;dates&gt;&lt;year&gt;2022&lt;/year&gt;&lt;/dates&gt;&lt;isbn&gt;0140-6736&lt;/isbn&gt;&lt;urls&gt;&lt;/urls&gt;&lt;/record&gt;&lt;/Cite&gt;&lt;/EndNote&gt;</w:instrText>
      </w:r>
      <w:r w:rsidRPr="00247627">
        <w:fldChar w:fldCharType="separate"/>
      </w:r>
      <w:r w:rsidRPr="00247627">
        <w:rPr>
          <w:noProof/>
        </w:rPr>
        <w:t>[1]</w:t>
      </w:r>
      <w:r w:rsidRPr="00247627">
        <w:fldChar w:fldCharType="end"/>
      </w:r>
      <w:r w:rsidRPr="00247627">
        <w:t xml:space="preserve">. </w:t>
      </w:r>
      <w:r w:rsidR="00D41002" w:rsidRPr="00247627">
        <w:t xml:space="preserve">A wide variety of </w:t>
      </w:r>
      <w:r w:rsidR="007931C9" w:rsidRPr="00247627">
        <w:t xml:space="preserve">measures are in place to control the spread of AMR, including </w:t>
      </w:r>
      <w:commentRangeStart w:id="0"/>
      <w:r w:rsidR="007931C9" w:rsidRPr="00247627">
        <w:t xml:space="preserve">antibiotic </w:t>
      </w:r>
      <w:commentRangeEnd w:id="0"/>
      <w:r w:rsidR="00E24CFE" w:rsidRPr="00247627">
        <w:rPr>
          <w:rStyle w:val="CommentReference"/>
          <w:sz w:val="24"/>
          <w:szCs w:val="24"/>
        </w:rPr>
        <w:commentReference w:id="0"/>
      </w:r>
      <w:r w:rsidR="007931C9" w:rsidRPr="00247627">
        <w:t xml:space="preserve">stewardship </w:t>
      </w:r>
      <w:r w:rsidR="00DD51F2" w:rsidRPr="00247627">
        <w:t xml:space="preserve">and regulation </w:t>
      </w:r>
      <w:r w:rsidR="007931C9" w:rsidRPr="00247627">
        <w:t xml:space="preserve">REF, </w:t>
      </w:r>
      <w:r w:rsidR="00430D9B" w:rsidRPr="00247627">
        <w:t xml:space="preserve">improved sanitation REF, </w:t>
      </w:r>
      <w:r w:rsidR="009E3D47" w:rsidRPr="00247627">
        <w:t xml:space="preserve">development of new </w:t>
      </w:r>
      <w:r w:rsidR="00086236" w:rsidRPr="00247627">
        <w:t>drug</w:t>
      </w:r>
      <w:r w:rsidR="009E3D47" w:rsidRPr="00247627">
        <w:t>s</w:t>
      </w:r>
      <w:r w:rsidR="00086236" w:rsidRPr="00247627">
        <w:t xml:space="preserve"> REF</w:t>
      </w:r>
      <w:r w:rsidR="009E3D47" w:rsidRPr="00247627">
        <w:t xml:space="preserve"> and diagnostics REFs</w:t>
      </w:r>
      <w:r w:rsidR="00430D9B" w:rsidRPr="00247627">
        <w:t xml:space="preserve"> </w:t>
      </w:r>
      <w:r w:rsidR="00CB40B3" w:rsidRPr="00247627">
        <w:t>as well as</w:t>
      </w:r>
      <w:r w:rsidR="009E3D47" w:rsidRPr="00247627">
        <w:t xml:space="preserve"> </w:t>
      </w:r>
      <w:r w:rsidR="00D47489" w:rsidRPr="00247627">
        <w:t>multidisciplinary</w:t>
      </w:r>
      <w:r w:rsidR="00B07440">
        <w:t xml:space="preserve">, </w:t>
      </w:r>
      <w:r w:rsidR="00B07440" w:rsidRPr="00247627">
        <w:t>OneHealth</w:t>
      </w:r>
      <w:r w:rsidR="00086236" w:rsidRPr="00247627">
        <w:t xml:space="preserve"> </w:t>
      </w:r>
      <w:r w:rsidR="00D47489" w:rsidRPr="00247627">
        <w:t>research efforts REF</w:t>
      </w:r>
      <w:r w:rsidR="00430D9B" w:rsidRPr="00247627">
        <w:t xml:space="preserve">. A </w:t>
      </w:r>
      <w:r w:rsidR="00C14D97" w:rsidRPr="00247627">
        <w:t>rel</w:t>
      </w:r>
      <w:r w:rsidR="009F1214" w:rsidRPr="00247627">
        <w:t xml:space="preserve">atively </w:t>
      </w:r>
      <w:r w:rsidR="00430D9B" w:rsidRPr="00247627">
        <w:t>new tool in the</w:t>
      </w:r>
      <w:r w:rsidR="00C14D97" w:rsidRPr="00247627">
        <w:t xml:space="preserve"> combat against</w:t>
      </w:r>
      <w:r w:rsidR="00430D9B">
        <w:t xml:space="preserve"> AMR is AMR forecasting</w:t>
      </w:r>
      <w:r w:rsidR="009F1214">
        <w:t>, which aims to predict future emergence of resistance</w:t>
      </w:r>
      <w:r w:rsidR="00430D9B">
        <w:t xml:space="preserve"> </w:t>
      </w:r>
      <w:r w:rsidR="009304C0">
        <w:fldChar w:fldCharType="begin"/>
      </w:r>
      <w:r>
        <w:instrText xml:space="preserve"> ADDIN EN.CITE &lt;EndNote&gt;&lt;Cite&gt;&lt;Author&gt;Rolff&lt;/Author&gt;&lt;Year&gt;2024&lt;/Year&gt;&lt;RecNum&gt;3865&lt;/RecNum&gt;&lt;DisplayText&gt;[2]&lt;/DisplayText&gt;&lt;record&gt;&lt;rec-number&gt;3865&lt;/rec-number&gt;&lt;foreign-keys&gt;&lt;key app="EN" db-id="xeasf5zxnptdtnevpsa5sa2hd5vesz2aawfx" timestamp="1779446287"&gt;3865&lt;/key&gt;&lt;/foreign-keys&gt;&lt;ref-type name="Journal Article"&gt;17&lt;/ref-type&gt;&lt;contributors&gt;&lt;authors&gt;&lt;author&gt;Rolff, Jens&lt;/author&gt;&lt;author&gt;Bonhoeffer, Sebastian&lt;/author&gt;&lt;author&gt;Kloft, Charlotte&lt;/author&gt;&lt;author&gt;Leistner, Rasmus&lt;/author&gt;&lt;author&gt;Regoes, Roland&lt;/author&gt;&lt;author&gt;Hochberg, Michael E&lt;/author&gt;&lt;/authors&gt;&lt;/contributors&gt;&lt;titles&gt;&lt;title&gt;Forecasting antimicrobial resistance evolution&lt;/title&gt;&lt;secondary-title&gt;Trends in microbiology&lt;/secondary-title&gt;&lt;/titles&gt;&lt;periodical&gt;&lt;full-title&gt;Trends in microbiology&lt;/full-title&gt;&lt;/periodical&gt;&lt;pages&gt;736-745&lt;/pages&gt;&lt;volume&gt;32&lt;/volume&gt;&lt;number&gt;8&lt;/number&gt;&lt;dates&gt;&lt;year&gt;2024&lt;/year&gt;&lt;/dates&gt;&lt;isbn&gt;0966-842X&lt;/isbn&gt;&lt;urls&gt;&lt;/urls&gt;&lt;/record&gt;&lt;/Cite&gt;&lt;/EndNote&gt;</w:instrText>
      </w:r>
      <w:r w:rsidR="009304C0">
        <w:fldChar w:fldCharType="separate"/>
      </w:r>
      <w:r>
        <w:rPr>
          <w:noProof/>
        </w:rPr>
        <w:t>[2]</w:t>
      </w:r>
      <w:r w:rsidR="009304C0">
        <w:fldChar w:fldCharType="end"/>
      </w:r>
      <w:r w:rsidR="00E3211B">
        <w:t xml:space="preserve">. </w:t>
      </w:r>
      <w:r w:rsidR="009F1214">
        <w:t>AMR forecasting</w:t>
      </w:r>
      <w:r w:rsidR="00BA20A6">
        <w:t xml:space="preserve"> </w:t>
      </w:r>
      <w:r w:rsidR="00E3211B">
        <w:t xml:space="preserve">can take </w:t>
      </w:r>
      <w:r w:rsidR="00F34058">
        <w:t>different</w:t>
      </w:r>
      <w:r w:rsidR="00E3211B">
        <w:t xml:space="preserve"> forms</w:t>
      </w:r>
      <w:r w:rsidR="00F34058">
        <w:t xml:space="preserve">, </w:t>
      </w:r>
      <w:r w:rsidR="0094053F">
        <w:t>from using pharmacodynamic models to predict</w:t>
      </w:r>
      <w:r w:rsidR="0094053F" w:rsidRPr="0094053F">
        <w:t xml:space="preserve"> resistance evolution</w:t>
      </w:r>
      <w:r w:rsidR="0094053F">
        <w:t xml:space="preserve"> </w:t>
      </w:r>
      <w:r w:rsidR="0026435F">
        <w:fldChar w:fldCharType="begin"/>
      </w:r>
      <w:r>
        <w:instrText xml:space="preserve"> ADDIN EN.CITE &lt;EndNote&gt;&lt;Cite&gt;&lt;Author&gt;Yu&lt;/Author&gt;&lt;Year&gt;2018&lt;/Year&gt;&lt;RecNum&gt;3894&lt;/RecNum&gt;&lt;DisplayText&gt;[3]&lt;/DisplayText&gt;&lt;record&gt;&lt;rec-number&gt;3894&lt;/rec-number&gt;&lt;foreign-keys&gt;&lt;key app="EN" db-id="xeasf5zxnptdtnevpsa5sa2hd5vesz2aawfx" timestamp="1784656602"&gt;3894&lt;/key&gt;&lt;/foreign-keys&gt;&lt;ref-type name="Journal Article"&gt;17&lt;/ref-type&gt;&lt;contributors&gt;&lt;authors&gt;&lt;author&gt;Yu, Guozhi&lt;/author&gt;&lt;author&gt;Baeder, Desiree Y&lt;/author&gt;&lt;author&gt;Regoes, Roland R&lt;/author&gt;&lt;author&gt;Rolff, Jens&lt;/author&gt;&lt;/authors&gt;&lt;/contributors&gt;&lt;titles&gt;&lt;title&gt;Predicting drug resistance evolution: insights from antimicrobial peptides and antibiotics&lt;/title&gt;&lt;secondary-title&gt;Proceedings of the Royal Society B: Biological Sciences&lt;/secondary-title&gt;&lt;/titles&gt;&lt;periodical&gt;&lt;full-title&gt;Proceedings of the Royal Society B: Biological Sciences&lt;/full-title&gt;&lt;/periodical&gt;&lt;pages&gt;20172687&lt;/pages&gt;&lt;volume&gt;285&lt;/volume&gt;&lt;number&gt;1874&lt;/number&gt;&lt;dates&gt;&lt;year&gt;2018&lt;/year&gt;&lt;/dates&gt;&lt;urls&gt;&lt;/urls&gt;&lt;/record&gt;&lt;/Cite&gt;&lt;/EndNote&gt;</w:instrText>
      </w:r>
      <w:r w:rsidR="0026435F">
        <w:fldChar w:fldCharType="separate"/>
      </w:r>
      <w:r>
        <w:rPr>
          <w:noProof/>
        </w:rPr>
        <w:t>[3]</w:t>
      </w:r>
      <w:r w:rsidR="0026435F">
        <w:fldChar w:fldCharType="end"/>
      </w:r>
      <w:r w:rsidR="0026435F">
        <w:t xml:space="preserve">, </w:t>
      </w:r>
      <w:r w:rsidR="00D63F50">
        <w:t xml:space="preserve">to </w:t>
      </w:r>
      <w:r w:rsidR="00D26461">
        <w:t>using ge</w:t>
      </w:r>
      <w:r w:rsidR="004E0FB1">
        <w:t xml:space="preserve">nomics to </w:t>
      </w:r>
      <w:r w:rsidR="00D26461" w:rsidRPr="00D26461">
        <w:t xml:space="preserve">predict the potential future dissemination of </w:t>
      </w:r>
      <w:r w:rsidR="004E0FB1">
        <w:t xml:space="preserve">resistance genes </w:t>
      </w:r>
      <w:r w:rsidR="004E0FB1">
        <w:fldChar w:fldCharType="begin"/>
      </w:r>
      <w:r>
        <w:instrText xml:space="preserve"> ADDIN EN.CITE &lt;EndNote&gt;&lt;Cite&gt;&lt;Author&gt;Ellabaan&lt;/Author&gt;&lt;Year&gt;2021&lt;/Year&gt;&lt;RecNum&gt;3895&lt;/RecNum&gt;&lt;DisplayText&gt;[4]&lt;/DisplayText&gt;&lt;record&gt;&lt;rec-number&gt;3895&lt;/rec-number&gt;&lt;foreign-keys&gt;&lt;key app="EN" db-id="xeasf5zxnptdtnevpsa5sa2hd5vesz2aawfx" timestamp="1784657009"&gt;3895&lt;/key&gt;&lt;/foreign-keys&gt;&lt;ref-type name="Journal Article"&gt;17&lt;/ref-type&gt;&lt;contributors&gt;&lt;authors&gt;&lt;author&gt;Ellabaan, Mostafa MH&lt;/author&gt;&lt;author&gt;Munck, Christian&lt;/author&gt;&lt;author&gt;Porse, Andreas&lt;/author&gt;&lt;author&gt;Imamovic, Lejla&lt;/author&gt;&lt;author&gt;Sommer, Morten OA&lt;/author&gt;&lt;/authors&gt;&lt;/contributors&gt;&lt;titles&gt;&lt;title&gt;Forecasting the dissemination of antibiotic resistance genes across bacterial genomes&lt;/title&gt;&lt;secondary-title&gt;Nature communications&lt;/secondary-title&gt;&lt;/titles&gt;&lt;periodical&gt;&lt;full-title&gt;Nature communications&lt;/full-title&gt;&lt;/periodical&gt;&lt;pages&gt;2435&lt;/pages&gt;&lt;volume&gt;12&lt;/volume&gt;&lt;number&gt;1&lt;/number&gt;&lt;dates&gt;&lt;year&gt;2021&lt;/year&gt;&lt;/dates&gt;&lt;isbn&gt;2041-1723&lt;/isbn&gt;&lt;urls&gt;&lt;/urls&gt;&lt;/record&gt;&lt;/Cite&gt;&lt;/EndNote&gt;</w:instrText>
      </w:r>
      <w:r w:rsidR="004E0FB1">
        <w:fldChar w:fldCharType="separate"/>
      </w:r>
      <w:r>
        <w:rPr>
          <w:noProof/>
        </w:rPr>
        <w:t>[4]</w:t>
      </w:r>
      <w:r w:rsidR="004E0FB1">
        <w:fldChar w:fldCharType="end"/>
      </w:r>
      <w:r w:rsidR="001630FF">
        <w:t xml:space="preserve">, </w:t>
      </w:r>
      <w:r w:rsidR="0015798F">
        <w:t>to</w:t>
      </w:r>
      <w:r w:rsidR="001630FF">
        <w:t xml:space="preserve"> </w:t>
      </w:r>
      <w:r w:rsidR="004F7F80">
        <w:t xml:space="preserve">using </w:t>
      </w:r>
      <w:r w:rsidR="00AE0274">
        <w:t xml:space="preserve">timeseries of </w:t>
      </w:r>
      <w:r w:rsidR="004F7F80" w:rsidRPr="004F7F80">
        <w:t xml:space="preserve">antimicrobial consumption data </w:t>
      </w:r>
      <w:r w:rsidR="00AE0274">
        <w:t xml:space="preserve">to predict </w:t>
      </w:r>
      <w:r w:rsidR="005328D1">
        <w:t xml:space="preserve">phenotypic </w:t>
      </w:r>
      <w:r w:rsidR="0061295C">
        <w:t xml:space="preserve">resistance </w:t>
      </w:r>
      <w:r w:rsidR="00EE5441">
        <w:fldChar w:fldCharType="begin"/>
      </w:r>
      <w:r>
        <w:instrText xml:space="preserve"> ADDIN EN.CITE &lt;EndNote&gt;&lt;Cite&gt;&lt;Author&gt;Gharbi&lt;/Author&gt;&lt;Year&gt;2015&lt;/Year&gt;&lt;RecNum&gt;3897&lt;/RecNum&gt;&lt;DisplayText&gt;[5]&lt;/DisplayText&gt;&lt;record&gt;&lt;rec-number&gt;3897&lt;/rec-number&gt;&lt;foreign-keys&gt;&lt;key app="EN" db-id="xeasf5zxnptdtnevpsa5sa2hd5vesz2aawfx" timestamp="1784657829"&gt;3897&lt;/key&gt;&lt;/foreign-keys&gt;&lt;ref-type name="Journal Article"&gt;17&lt;/ref-type&gt;&lt;contributors&gt;&lt;authors&gt;&lt;author&gt;Gharbi, M&lt;/author&gt;&lt;author&gt;Moore, LSP&lt;/author&gt;&lt;author&gt;Gilchrist, M&lt;/author&gt;&lt;author&gt;Thomas, CP&lt;/author&gt;&lt;author&gt;Bamford, K&lt;/author&gt;&lt;author&gt;Brannigan, ET&lt;/author&gt;&lt;author&gt;Holmes, AH&lt;/author&gt;&lt;/authors&gt;&lt;/contributors&gt;&lt;titles&gt;&lt;title&gt;Forecasting carbapenem resistance from antimicrobial consumption surveillance: lessons learnt from an OXA-48-producing Klebsiella pneumoniae outbreak in a West London renal unit&lt;/title&gt;&lt;secondary-title&gt;International journal of antimicrobial agents&lt;/secondary-title&gt;&lt;/titles&gt;&lt;periodical&gt;&lt;full-title&gt;International journal of antimicrobial agents&lt;/full-title&gt;&lt;/periodical&gt;&lt;pages&gt;150-156&lt;/pages&gt;&lt;volume&gt;46&lt;/volume&gt;&lt;number&gt;2&lt;/number&gt;&lt;dates&gt;&lt;year&gt;2015&lt;/year&gt;&lt;/dates&gt;&lt;isbn&gt;0924-8579&lt;/isbn&gt;&lt;urls&gt;&lt;/urls&gt;&lt;/record&gt;&lt;/Cite&gt;&lt;/EndNote&gt;</w:instrText>
      </w:r>
      <w:r w:rsidR="00EE5441">
        <w:fldChar w:fldCharType="separate"/>
      </w:r>
      <w:r>
        <w:rPr>
          <w:noProof/>
        </w:rPr>
        <w:t>[5]</w:t>
      </w:r>
      <w:r w:rsidR="00EE5441">
        <w:fldChar w:fldCharType="end"/>
      </w:r>
      <w:r w:rsidR="00F30751">
        <w:t xml:space="preserve">. </w:t>
      </w:r>
      <w:r w:rsidR="005B7C4F">
        <w:t>B</w:t>
      </w:r>
      <w:r w:rsidR="00EB779A">
        <w:t>ibliometric approaches</w:t>
      </w:r>
      <w:r w:rsidR="004118F2">
        <w:t xml:space="preserve"> </w:t>
      </w:r>
      <w:r w:rsidR="004A3A34">
        <w:t xml:space="preserve">have </w:t>
      </w:r>
      <w:r w:rsidR="00EB779A">
        <w:t xml:space="preserve">been taken </w:t>
      </w:r>
      <w:r w:rsidR="00B46736">
        <w:t xml:space="preserve">to map </w:t>
      </w:r>
      <w:r w:rsidR="00B85479">
        <w:t xml:space="preserve">past and current </w:t>
      </w:r>
      <w:r w:rsidR="00EF436E">
        <w:t xml:space="preserve">AMR </w:t>
      </w:r>
      <w:r w:rsidR="00E5410B">
        <w:t xml:space="preserve">publication trends </w:t>
      </w:r>
      <w:r w:rsidR="00976B9D">
        <w:fldChar w:fldCharType="begin">
          <w:fldData xml:space="preserve">PEVuZE5vdGU+PENpdGU+PEF1dGhvcj5IZW5nPC9BdXRob3I+PFllYXI+MjAyNjwvWWVhcj48UmVj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</w:fldData>
        </w:fldChar>
      </w:r>
      <w:r>
        <w:instrText xml:space="preserve"> ADDIN EN.CITE </w:instrText>
      </w:r>
      <w:r>
        <w:fldChar w:fldCharType="begin">
          <w:fldData xml:space="preserve">PEVuZE5vdGU+PENpdGU+PEF1dGhvcj5IZW5nPC9BdXRob3I+PFllYXI+MjAyNjwvWWVhcj48UmVj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</w:fldData>
        </w:fldChar>
      </w:r>
      <w:r>
        <w:instrText xml:space="preserve"> ADDIN EN.CITE.DATA </w:instrText>
      </w:r>
      <w:r>
        <w:fldChar w:fldCharType="end"/>
      </w:r>
      <w:r w:rsidR="00976B9D">
        <w:fldChar w:fldCharType="separate"/>
      </w:r>
      <w:r>
        <w:rPr>
          <w:noProof/>
        </w:rPr>
        <w:t>[6-8]</w:t>
      </w:r>
      <w:r w:rsidR="00976B9D">
        <w:fldChar w:fldCharType="end"/>
      </w:r>
      <w:r w:rsidR="00AD609D">
        <w:t>,</w:t>
      </w:r>
      <w:r w:rsidR="00E3152A">
        <w:t xml:space="preserve"> but </w:t>
      </w:r>
      <w:r w:rsidR="00B85479">
        <w:t xml:space="preserve">generally </w:t>
      </w:r>
      <w:r w:rsidR="00EF436E">
        <w:t xml:space="preserve">these </w:t>
      </w:r>
      <w:r w:rsidR="00B85479">
        <w:t>have not explicitly aimed to predict future</w:t>
      </w:r>
      <w:r w:rsidR="00381B28">
        <w:t xml:space="preserve"> </w:t>
      </w:r>
      <w:r w:rsidR="00DD655E">
        <w:t>scenarios</w:t>
      </w:r>
      <w:r w:rsidR="000C73D2">
        <w:t xml:space="preserve">. </w:t>
      </w:r>
    </w:p>
    <w:p w14:paraId="24F9EFFD" w14:textId="6E91BBAC" w:rsidR="00BD4C5F" w:rsidRDefault="00295E60" w:rsidP="006F5FD7">
      <w:r>
        <w:t xml:space="preserve">We here describe </w:t>
      </w:r>
      <w:r w:rsidR="006F686D" w:rsidRPr="006F686D">
        <w:t>an AI-assisted</w:t>
      </w:r>
      <w:r w:rsidR="00E75995">
        <w:t xml:space="preserve"> </w:t>
      </w:r>
      <w:r w:rsidR="006F686D" w:rsidRPr="006F686D">
        <w:t xml:space="preserve">scientometric approach that uses large language models to extract semantic information from PubMed abstracts and quantify </w:t>
      </w:r>
      <w:r w:rsidR="005B4638">
        <w:t>‘</w:t>
      </w:r>
      <w:r w:rsidR="006F686D" w:rsidRPr="006F686D">
        <w:t>scientific attention</w:t>
      </w:r>
      <w:r w:rsidR="005B4638">
        <w:t>’</w:t>
      </w:r>
      <w:r w:rsidR="006F686D" w:rsidRPr="006F686D">
        <w:t xml:space="preserve"> to specific antibiotic–bacterial pathogen resistance combinations.</w:t>
      </w:r>
      <w:r w:rsidR="005B4638">
        <w:t xml:space="preserve"> </w:t>
      </w:r>
      <w:r w:rsidR="00E75995">
        <w:t>(Although</w:t>
      </w:r>
      <w:r w:rsidR="00E75995" w:rsidRPr="00E75995">
        <w:t xml:space="preserve"> </w:t>
      </w:r>
      <w:r w:rsidR="00E75995">
        <w:t xml:space="preserve">our analysis of the scholarly literature is quantitive (e.g. using metrics such as </w:t>
      </w:r>
      <w:r w:rsidR="00E75995">
        <w:lastRenderedPageBreak/>
        <w:t xml:space="preserve">publication counts) and </w:t>
      </w:r>
      <w:r w:rsidR="00391CE8">
        <w:t xml:space="preserve">is in part bibliometric, we use </w:t>
      </w:r>
      <w:r w:rsidR="00AC0821">
        <w:t xml:space="preserve">the term </w:t>
      </w:r>
      <w:r w:rsidR="00AC0821" w:rsidRPr="006F686D">
        <w:t>scientometric</w:t>
      </w:r>
      <w:r w:rsidR="007E66DB">
        <w:t xml:space="preserve"> we focus</w:t>
      </w:r>
      <w:r w:rsidR="00AC0821">
        <w:t xml:space="preserve"> more broadly on the development and dynamics of science itself.</w:t>
      </w:r>
      <w:r w:rsidR="00A26F83">
        <w:t xml:space="preserve">) </w:t>
      </w:r>
      <w:r w:rsidR="0083447A">
        <w:t xml:space="preserve">Our approach </w:t>
      </w:r>
      <w:r w:rsidR="0023202A">
        <w:t xml:space="preserve">starts with a simple keyword filter to download abstracts </w:t>
      </w:r>
      <w:r w:rsidR="009234A2">
        <w:t xml:space="preserve">that could be relevant for our purpose based on the presence of </w:t>
      </w:r>
      <w:r w:rsidR="00510253">
        <w:t>antibiotics</w:t>
      </w:r>
      <w:r w:rsidR="00DA7A0F">
        <w:t>-</w:t>
      </w:r>
      <w:r w:rsidR="00C02752">
        <w:t xml:space="preserve"> and</w:t>
      </w:r>
      <w:r w:rsidR="00510253">
        <w:t xml:space="preserve"> bacterial species </w:t>
      </w:r>
      <w:r w:rsidR="00DA7A0F">
        <w:t>names</w:t>
      </w:r>
      <w:r w:rsidR="00510253">
        <w:t xml:space="preserve">. </w:t>
      </w:r>
      <w:r w:rsidR="001975D0">
        <w:t>I</w:t>
      </w:r>
      <w:r w:rsidR="003E2C85">
        <w:t xml:space="preserve">t then </w:t>
      </w:r>
      <w:r w:rsidR="00C61FB0">
        <w:t>implements</w:t>
      </w:r>
      <w:r w:rsidR="0083447A">
        <w:t xml:space="preserve"> </w:t>
      </w:r>
      <w:r w:rsidR="0092315A">
        <w:t xml:space="preserve">a </w:t>
      </w:r>
      <w:r w:rsidR="0083447A">
        <w:t>Large Language Model</w:t>
      </w:r>
      <w:r w:rsidR="0092315A">
        <w:t xml:space="preserve"> </w:t>
      </w:r>
      <w:r w:rsidR="001975D0">
        <w:t>prompt</w:t>
      </w:r>
      <w:r w:rsidR="00325D9B">
        <w:t xml:space="preserve"> </w:t>
      </w:r>
      <w:r w:rsidR="003E2C85">
        <w:t>to</w:t>
      </w:r>
      <w:r w:rsidR="0092315A">
        <w:t xml:space="preserve"> </w:t>
      </w:r>
      <w:r w:rsidR="00A36EAF">
        <w:t xml:space="preserve">deduce </w:t>
      </w:r>
      <w:r w:rsidR="00BD3665">
        <w:t xml:space="preserve">whether the </w:t>
      </w:r>
      <w:r w:rsidR="0001258F">
        <w:t>authors</w:t>
      </w:r>
      <w:r w:rsidR="00BD3665">
        <w:t xml:space="preserve"> </w:t>
      </w:r>
      <w:r w:rsidR="00325D9B">
        <w:t xml:space="preserve">of each abstract </w:t>
      </w:r>
      <w:r w:rsidR="00BD3665">
        <w:t xml:space="preserve">consider </w:t>
      </w:r>
      <w:r w:rsidR="0001258F">
        <w:t>one or more</w:t>
      </w:r>
      <w:r w:rsidR="00A36EAF">
        <w:t xml:space="preserve"> </w:t>
      </w:r>
      <w:r w:rsidR="0001258F">
        <w:t xml:space="preserve">particular </w:t>
      </w:r>
      <w:r w:rsidR="00A36EAF">
        <w:t>bacterial species</w:t>
      </w:r>
      <w:r w:rsidR="00BD3665">
        <w:t xml:space="preserve"> </w:t>
      </w:r>
      <w:r w:rsidR="0001258F">
        <w:t xml:space="preserve">to be </w:t>
      </w:r>
      <w:r w:rsidR="00BD3665">
        <w:t xml:space="preserve">resistant to </w:t>
      </w:r>
      <w:r w:rsidR="0001258F">
        <w:t>one or more</w:t>
      </w:r>
      <w:r w:rsidR="00BD3665">
        <w:t xml:space="preserve"> particular antibiotic</w:t>
      </w:r>
      <w:r w:rsidR="0001258F">
        <w:t>s</w:t>
      </w:r>
      <w:r w:rsidR="00F42CF8">
        <w:t xml:space="preserve">. The </w:t>
      </w:r>
      <w:r w:rsidR="00203DB4">
        <w:t>number of abstracts mentioning</w:t>
      </w:r>
      <w:r w:rsidR="00D24388">
        <w:t xml:space="preserve"> particular</w:t>
      </w:r>
      <w:r w:rsidR="00F42CF8">
        <w:t xml:space="preserve"> </w:t>
      </w:r>
      <w:r w:rsidR="00D24388">
        <w:t xml:space="preserve">resistance-species pairs </w:t>
      </w:r>
      <w:r w:rsidR="00B350F4">
        <w:t xml:space="preserve">per year </w:t>
      </w:r>
      <w:r w:rsidR="00CA4FB1">
        <w:t>is</w:t>
      </w:r>
      <w:r w:rsidR="00C12663">
        <w:t xml:space="preserve"> then</w:t>
      </w:r>
      <w:r w:rsidR="00D24388">
        <w:t xml:space="preserve"> weighted by the </w:t>
      </w:r>
      <w:r w:rsidR="00450C86">
        <w:t xml:space="preserve">total </w:t>
      </w:r>
      <w:r w:rsidR="00D24388">
        <w:t xml:space="preserve">occurrence </w:t>
      </w:r>
      <w:r w:rsidR="00C12663">
        <w:t xml:space="preserve">of </w:t>
      </w:r>
      <w:r w:rsidR="00450C86">
        <w:t xml:space="preserve">each </w:t>
      </w:r>
      <w:r w:rsidR="001E6FE7">
        <w:t>resistanc</w:t>
      </w:r>
      <w:r w:rsidR="00C12663">
        <w:t xml:space="preserve">e </w:t>
      </w:r>
      <w:r w:rsidR="001E6FE7">
        <w:t xml:space="preserve">and species </w:t>
      </w:r>
      <w:r w:rsidR="00DC357F">
        <w:t xml:space="preserve">individually </w:t>
      </w:r>
      <w:r w:rsidR="006C4551">
        <w:t xml:space="preserve">in the same year </w:t>
      </w:r>
      <w:r w:rsidR="00143DB1">
        <w:t>(i.e. the ‘background publication</w:t>
      </w:r>
      <w:r w:rsidR="009842CC">
        <w:t xml:space="preserve"> rate’) to come </w:t>
      </w:r>
      <w:r w:rsidR="006372A1">
        <w:t xml:space="preserve">to </w:t>
      </w:r>
      <w:r w:rsidR="006F5FD7">
        <w:t>an</w:t>
      </w:r>
      <w:r w:rsidR="00956CD3" w:rsidRPr="00E319CE">
        <w:t xml:space="preserve"> index (AMR-SI) </w:t>
      </w:r>
      <w:r w:rsidR="00B5230A">
        <w:t xml:space="preserve">for each </w:t>
      </w:r>
      <w:r w:rsidR="000F1B0C">
        <w:t>species-antibiotic pair</w:t>
      </w:r>
      <w:r w:rsidR="003E00AE">
        <w:t xml:space="preserve"> to</w:t>
      </w:r>
      <w:r w:rsidR="00956CD3">
        <w:t xml:space="preserve"> </w:t>
      </w:r>
      <w:r w:rsidR="001E779A">
        <w:t>quantify</w:t>
      </w:r>
      <w:r w:rsidR="00B350F4">
        <w:t xml:space="preserve"> past</w:t>
      </w:r>
      <w:r w:rsidR="00F2027A">
        <w:t xml:space="preserve"> and</w:t>
      </w:r>
      <w:r w:rsidR="00B350F4">
        <w:t xml:space="preserve"> current interest by the scientific community</w:t>
      </w:r>
      <w:r w:rsidR="00ED5EC5">
        <w:t xml:space="preserve"> </w:t>
      </w:r>
      <w:r w:rsidR="00F2027A">
        <w:t xml:space="preserve">and </w:t>
      </w:r>
      <w:r w:rsidR="0075527F">
        <w:t>predict</w:t>
      </w:r>
      <w:r w:rsidR="00F2027A">
        <w:t xml:space="preserve"> future </w:t>
      </w:r>
      <w:r w:rsidR="007C5FA9">
        <w:t>trends</w:t>
      </w:r>
      <w:r w:rsidR="00B350F4">
        <w:t>.</w:t>
      </w:r>
      <w:r w:rsidR="008B3578">
        <w:t xml:space="preserve"> </w:t>
      </w:r>
    </w:p>
    <w:p w14:paraId="5E04976D" w14:textId="782C59DD" w:rsidR="00EA2391" w:rsidRDefault="00D557E9" w:rsidP="00EA2391">
      <w:r>
        <w:t xml:space="preserve">The </w:t>
      </w:r>
      <w:r w:rsidRPr="00E319CE">
        <w:t>AMR-SI</w:t>
      </w:r>
      <w:r w:rsidR="00D47803">
        <w:t xml:space="preserve"> </w:t>
      </w:r>
      <w:r>
        <w:t>method</w:t>
      </w:r>
      <w:r w:rsidR="00D47803">
        <w:t xml:space="preserve"> </w:t>
      </w:r>
      <w:r w:rsidR="00CA4F76">
        <w:t>trades off low resolution measurements</w:t>
      </w:r>
      <w:r w:rsidR="00F11587">
        <w:t xml:space="preserve"> with ease of </w:t>
      </w:r>
      <w:r w:rsidR="0090212D">
        <w:t xml:space="preserve">acquiring large tranches of data. </w:t>
      </w:r>
      <w:r w:rsidR="00CB2705">
        <w:t xml:space="preserve">The </w:t>
      </w:r>
      <w:r w:rsidR="00DA4440">
        <w:t xml:space="preserve">method </w:t>
      </w:r>
      <w:r w:rsidR="0090212D">
        <w:t xml:space="preserve">does </w:t>
      </w:r>
      <w:r w:rsidR="006413C9">
        <w:t>not distinguish between</w:t>
      </w:r>
      <w:r w:rsidR="00280E5B">
        <w:t xml:space="preserve"> </w:t>
      </w:r>
      <w:r w:rsidR="001C16AA">
        <w:t xml:space="preserve">different </w:t>
      </w:r>
      <w:r w:rsidR="00586209">
        <w:t>definition</w:t>
      </w:r>
      <w:r w:rsidR="001C16AA">
        <w:t>s</w:t>
      </w:r>
      <w:r w:rsidR="00586209">
        <w:t xml:space="preserve"> of resistance</w:t>
      </w:r>
      <w:r w:rsidR="00C40DB2">
        <w:t xml:space="preserve"> </w:t>
      </w:r>
      <w:r w:rsidR="001C16AA">
        <w:t>(</w:t>
      </w:r>
      <w:r w:rsidR="009B364D">
        <w:t xml:space="preserve">e.g. </w:t>
      </w:r>
      <w:r w:rsidR="00586209">
        <w:t xml:space="preserve">some abstracts will label a bacterial strain resistant based on </w:t>
      </w:r>
      <w:r w:rsidR="00BD1BF8">
        <w:t>the carriage of a resistance gene</w:t>
      </w:r>
      <w:r w:rsidR="00CB2705">
        <w:t>,</w:t>
      </w:r>
      <w:r w:rsidR="0057178B">
        <w:t xml:space="preserve"> whereas others are based on phenotypic tests, with </w:t>
      </w:r>
      <w:r w:rsidR="005C6950">
        <w:t xml:space="preserve">possibly </w:t>
      </w:r>
      <w:r w:rsidR="0057178B">
        <w:t>different</w:t>
      </w:r>
      <w:r w:rsidR="005C6950">
        <w:t>ially defined MICs</w:t>
      </w:r>
      <w:r w:rsidR="001C16AA">
        <w:t>)</w:t>
      </w:r>
      <w:r w:rsidR="002F47ED">
        <w:t>. I</w:t>
      </w:r>
      <w:r w:rsidR="00693067">
        <w:t>t</w:t>
      </w:r>
      <w:r w:rsidR="002F47ED">
        <w:t xml:space="preserve"> neither</w:t>
      </w:r>
      <w:r w:rsidR="00794A78">
        <w:t xml:space="preserve"> </w:t>
      </w:r>
      <w:r w:rsidR="00EF73A1">
        <w:t>measur</w:t>
      </w:r>
      <w:r w:rsidR="00693067">
        <w:t>e</w:t>
      </w:r>
      <w:r w:rsidR="002F47ED">
        <w:t>s</w:t>
      </w:r>
      <w:r w:rsidR="00EF73A1">
        <w:t xml:space="preserve"> actual incidence (i.e. a paper could refer to a single patient</w:t>
      </w:r>
      <w:r w:rsidR="00A81C65">
        <w:t xml:space="preserve">, </w:t>
      </w:r>
      <w:r w:rsidR="006413C9">
        <w:t>multiple patients in a ward</w:t>
      </w:r>
      <w:r w:rsidR="000F67A0">
        <w:t xml:space="preserve">, </w:t>
      </w:r>
      <w:r w:rsidR="00A81C65">
        <w:t xml:space="preserve">or merely </w:t>
      </w:r>
      <w:r w:rsidR="00075BC1">
        <w:t xml:space="preserve">generally refer to the prevalence of </w:t>
      </w:r>
      <w:r w:rsidR="00A81C65">
        <w:t>resistance in a species)</w:t>
      </w:r>
      <w:r w:rsidR="00944589">
        <w:t xml:space="preserve">, </w:t>
      </w:r>
      <w:r w:rsidR="006D41C0">
        <w:t xml:space="preserve">nor </w:t>
      </w:r>
      <w:r w:rsidR="00D32F86">
        <w:t>considers</w:t>
      </w:r>
      <w:r w:rsidR="00944589">
        <w:t xml:space="preserve"> the</w:t>
      </w:r>
      <w:r w:rsidR="00A81C65">
        <w:t xml:space="preserve"> lag between detection </w:t>
      </w:r>
      <w:r w:rsidR="00DA4440">
        <w:t xml:space="preserve">of resistance </w:t>
      </w:r>
      <w:r w:rsidR="00A81C65">
        <w:t>and publicatio</w:t>
      </w:r>
      <w:r w:rsidR="00944589">
        <w:t xml:space="preserve">n </w:t>
      </w:r>
      <w:r w:rsidR="00DB4C97">
        <w:t>and does not attempt to</w:t>
      </w:r>
      <w:r w:rsidR="00944589">
        <w:t xml:space="preserve"> </w:t>
      </w:r>
      <w:r w:rsidR="002F47ED">
        <w:t>record</w:t>
      </w:r>
      <w:r w:rsidR="00DB4C97">
        <w:t xml:space="preserve"> </w:t>
      </w:r>
      <w:r w:rsidR="00EF73A1">
        <w:t>geographical location</w:t>
      </w:r>
      <w:r w:rsidR="00944589">
        <w:t xml:space="preserve">. </w:t>
      </w:r>
      <w:r w:rsidR="00521040">
        <w:t>However</w:t>
      </w:r>
      <w:r w:rsidR="00196DBC">
        <w:t>, o</w:t>
      </w:r>
      <w:r w:rsidR="00DD741B">
        <w:t xml:space="preserve">ur </w:t>
      </w:r>
      <w:r w:rsidR="00FE506E">
        <w:t>method</w:t>
      </w:r>
      <w:r w:rsidR="00DD741B">
        <w:t xml:space="preserve"> </w:t>
      </w:r>
      <w:r w:rsidR="00196DBC">
        <w:t xml:space="preserve">has </w:t>
      </w:r>
      <w:r w:rsidR="00EC4EA4">
        <w:t>the</w:t>
      </w:r>
      <w:r w:rsidR="00196DBC">
        <w:t xml:space="preserve"> advantage</w:t>
      </w:r>
      <w:r w:rsidR="00EC4EA4">
        <w:t xml:space="preserve"> that </w:t>
      </w:r>
      <w:r w:rsidR="00B2770C">
        <w:t>it</w:t>
      </w:r>
      <w:r w:rsidR="008677E6">
        <w:t xml:space="preserve"> build</w:t>
      </w:r>
      <w:r w:rsidR="00B2770C">
        <w:t xml:space="preserve">s </w:t>
      </w:r>
      <w:r w:rsidR="008677E6">
        <w:t>on a large body of publicly available information on bacterial AMR</w:t>
      </w:r>
      <w:r w:rsidR="002F3EE5">
        <w:t xml:space="preserve"> in human infection contexts</w:t>
      </w:r>
      <w:r w:rsidR="00D80405">
        <w:t xml:space="preserve"> (100,000+ abstracts)</w:t>
      </w:r>
      <w:r w:rsidR="00125EF5">
        <w:t>,</w:t>
      </w:r>
      <w:r w:rsidR="00FE506E">
        <w:t xml:space="preserve"> thus</w:t>
      </w:r>
      <w:r w:rsidR="00125EF5">
        <w:t xml:space="preserve"> </w:t>
      </w:r>
      <w:r w:rsidR="0034010D">
        <w:t xml:space="preserve">representing a consensus of what researchers in the fields of microbiology and public health deem of interest to publish. </w:t>
      </w:r>
      <w:r w:rsidR="004217B9">
        <w:t xml:space="preserve">This </w:t>
      </w:r>
      <w:r w:rsidR="00D071A8" w:rsidRPr="007A0C44">
        <w:t>‘wisdom of the crowd’</w:t>
      </w:r>
      <w:r w:rsidR="00D071A8">
        <w:t xml:space="preserve"> </w:t>
      </w:r>
      <w:r w:rsidR="00DA4440">
        <w:t xml:space="preserve">approach </w:t>
      </w:r>
      <w:r w:rsidR="00D071A8">
        <w:t xml:space="preserve">has previously been leveraged </w:t>
      </w:r>
      <w:r w:rsidR="00E46B5B">
        <w:t>to</w:t>
      </w:r>
      <w:r w:rsidR="00D071A8">
        <w:t xml:space="preserve"> infer human </w:t>
      </w:r>
      <w:r w:rsidR="00D26673">
        <w:t>pathogenicity</w:t>
      </w:r>
      <w:r w:rsidR="00D071A8">
        <w:t xml:space="preserve"> by bacterial species to compile a pathogen checklist REF. Furthermore, </w:t>
      </w:r>
      <w:r w:rsidR="00A64237">
        <w:t>bibliometric</w:t>
      </w:r>
      <w:r w:rsidR="0010612E">
        <w:t>-</w:t>
      </w:r>
      <w:r w:rsidR="00E46B5B">
        <w:t xml:space="preserve">scientometric </w:t>
      </w:r>
      <w:r w:rsidR="00D071A8">
        <w:t>analyses are rapid, agnostic (i.e. unfiltered by subjective expert panel preference), repeatable, cost-effective</w:t>
      </w:r>
      <w:r w:rsidR="0037197D">
        <w:t xml:space="preserve"> and updateable</w:t>
      </w:r>
      <w:r w:rsidR="00D071A8">
        <w:t>.</w:t>
      </w:r>
      <w:r w:rsidR="0069373D">
        <w:t xml:space="preserve"> </w:t>
      </w:r>
    </w:p>
    <w:p w14:paraId="45F90AEE" w14:textId="7E56D705" w:rsidR="00345034" w:rsidRDefault="005C32AB">
      <w:r w:rsidRPr="005C32AB">
        <w:t>We here outline</w:t>
      </w:r>
      <w:r>
        <w:t xml:space="preserve"> the workings of our pipeline and </w:t>
      </w:r>
      <w:r w:rsidR="00776770">
        <w:t xml:space="preserve">use selected examples to </w:t>
      </w:r>
      <w:r w:rsidR="00AB2858">
        <w:t xml:space="preserve">illustrate how </w:t>
      </w:r>
      <w:r w:rsidR="002C66EC">
        <w:t xml:space="preserve">the </w:t>
      </w:r>
      <w:r w:rsidR="002C66EC" w:rsidRPr="00E319CE">
        <w:t>AMR-SI</w:t>
      </w:r>
      <w:r w:rsidR="002C66EC">
        <w:t xml:space="preserve"> method is able to recapitulate </w:t>
      </w:r>
      <w:r w:rsidR="001A2EBC">
        <w:t xml:space="preserve">different known resistance trends over time. </w:t>
      </w:r>
      <w:r w:rsidR="00E41BD2">
        <w:t xml:space="preserve">We then </w:t>
      </w:r>
      <w:r w:rsidR="004A2DFE">
        <w:t>use</w:t>
      </w:r>
      <w:r w:rsidR="00E41BD2">
        <w:t xml:space="preserve"> a graphical method </w:t>
      </w:r>
      <w:r w:rsidR="00821E9E">
        <w:t xml:space="preserve">to identify </w:t>
      </w:r>
      <w:r w:rsidR="004401E7">
        <w:t xml:space="preserve">antibiotic-species combinations </w:t>
      </w:r>
      <w:r w:rsidR="00D4638B">
        <w:t xml:space="preserve">that </w:t>
      </w:r>
      <w:r w:rsidR="00830B2B">
        <w:t xml:space="preserve">are candidates </w:t>
      </w:r>
      <w:r w:rsidR="005C580F">
        <w:t>to</w:t>
      </w:r>
      <w:r w:rsidR="00830B2B">
        <w:t xml:space="preserve"> </w:t>
      </w:r>
      <w:r w:rsidR="00D4638B">
        <w:t>be considered a priority for surveillance</w:t>
      </w:r>
      <w:r w:rsidR="00345034">
        <w:t xml:space="preserve">. We evaluate these </w:t>
      </w:r>
      <w:r w:rsidR="00C5292F">
        <w:t xml:space="preserve">antibiotic-species </w:t>
      </w:r>
      <w:r w:rsidR="00345034">
        <w:t xml:space="preserve">combinations in light of </w:t>
      </w:r>
      <w:r w:rsidR="00C5292F">
        <w:t>those listed in</w:t>
      </w:r>
      <w:r w:rsidR="00345034">
        <w:t xml:space="preserve"> the </w:t>
      </w:r>
      <w:r w:rsidR="008E3BD4">
        <w:t xml:space="preserve">World Health Organization Global Antimicrobial Resistance and Use Surveillance System (GLASS) </w:t>
      </w:r>
      <w:r w:rsidR="00345034">
        <w:t xml:space="preserve">surveillance program </w:t>
      </w:r>
      <w:r w:rsidR="008E3BD4">
        <w:t>REF</w:t>
      </w:r>
      <w:r w:rsidR="005C580F">
        <w:t xml:space="preserve"> </w:t>
      </w:r>
      <w:r w:rsidR="00861C00">
        <w:t xml:space="preserve">to </w:t>
      </w:r>
      <w:r w:rsidR="007324DB">
        <w:t>evaluate</w:t>
      </w:r>
      <w:r w:rsidR="00861C00">
        <w:t xml:space="preserve"> similarities and </w:t>
      </w:r>
      <w:r w:rsidR="00300DA3">
        <w:t>discrepancies</w:t>
      </w:r>
      <w:r w:rsidR="00A923B6">
        <w:t xml:space="preserve">. Lastly, we </w:t>
      </w:r>
      <w:r w:rsidR="00F1421E">
        <w:t>will</w:t>
      </w:r>
      <w:r w:rsidR="00345034">
        <w:t xml:space="preserve"> discuss options for future improvements in </w:t>
      </w:r>
      <w:r w:rsidR="00A50A92">
        <w:t xml:space="preserve">bibliometric-scientometric </w:t>
      </w:r>
      <w:r w:rsidR="00345034">
        <w:t>AMR forecasting.</w:t>
      </w:r>
    </w:p>
    <w:p w14:paraId="376D58F9" w14:textId="77777777" w:rsidR="00FF1950" w:rsidRDefault="00FF1950" w:rsidP="00FF1950"/>
    <w:p w14:paraId="78FB13D5" w14:textId="77777777" w:rsidR="00FF1950" w:rsidRDefault="00FF1950" w:rsidP="00FF1950">
      <w:pPr>
        <w:rPr>
          <w:b/>
          <w:bCs/>
        </w:rPr>
      </w:pPr>
      <w:r w:rsidRPr="0070183C">
        <w:rPr>
          <w:b/>
          <w:bCs/>
        </w:rPr>
        <w:t>Methods</w:t>
      </w:r>
    </w:p>
    <w:p w14:paraId="5334C83E" w14:textId="77777777" w:rsidR="00FF1950" w:rsidRPr="000B03AF" w:rsidRDefault="00FF1950" w:rsidP="00FF1950">
      <w:pPr>
        <w:rPr>
          <w:u w:val="single"/>
        </w:rPr>
      </w:pPr>
      <w:r w:rsidRPr="000B03AF">
        <w:rPr>
          <w:u w:val="single"/>
        </w:rPr>
        <w:t>Literature retrieval and AMR screening</w:t>
      </w:r>
    </w:p>
    <w:p w14:paraId="2AF2C1B9" w14:textId="77777777" w:rsidR="00FF1950" w:rsidRPr="009C7FF7" w:rsidRDefault="00FF1950" w:rsidP="00FF1950">
      <w:r>
        <w:lastRenderedPageBreak/>
        <w:t xml:space="preserve">PubMed records were </w:t>
      </w:r>
      <w:commentRangeStart w:id="1"/>
      <w:r>
        <w:t xml:space="preserve">retrieved </w:t>
      </w:r>
      <w:commentRangeEnd w:id="1"/>
      <w:r>
        <w:rPr>
          <w:rStyle w:val="CommentReference"/>
          <w:sz w:val="24"/>
          <w:szCs w:val="24"/>
        </w:rPr>
        <w:commentReference w:id="1"/>
      </w:r>
      <w:r>
        <w:t xml:space="preserve">for pathogen–antibiotic combinations using </w:t>
      </w:r>
      <w:commentRangeStart w:id="2"/>
      <w:r>
        <w:t>synonym-aware queries</w:t>
      </w:r>
      <w:commentRangeEnd w:id="2"/>
      <w:r>
        <w:rPr>
          <w:rStyle w:val="CommentReference"/>
          <w:sz w:val="24"/>
          <w:szCs w:val="24"/>
        </w:rPr>
        <w:commentReference w:id="2"/>
      </w:r>
      <w:r>
        <w:t xml:space="preserve"> restricted to titles and abstracts and </w:t>
      </w:r>
      <w:commentRangeStart w:id="3"/>
      <w:r>
        <w:t xml:space="preserve">bounded by publication date. </w:t>
      </w:r>
      <w:commentRangeEnd w:id="3"/>
      <w:r>
        <w:rPr>
          <w:rStyle w:val="CommentReference"/>
          <w:sz w:val="24"/>
          <w:szCs w:val="24"/>
        </w:rPr>
        <w:commentReference w:id="3"/>
      </w:r>
      <w:r>
        <w:t xml:space="preserve">Retrieved PMIDs were assigned to publication years from PubMed metadata and deduplicated within each pathogen–antibiotic–year combination (abstracts can contain multiple species-antibiotic combinations and therefore retrieved multiple </w:t>
      </w:r>
      <w:commentRangeStart w:id="4"/>
      <w:r>
        <w:t>times</w:t>
      </w:r>
      <w:commentRangeEnd w:id="4"/>
      <w:r>
        <w:rPr>
          <w:rStyle w:val="CommentReference"/>
          <w:sz w:val="24"/>
          <w:szCs w:val="24"/>
        </w:rPr>
        <w:commentReference w:id="4"/>
      </w:r>
      <w:r>
        <w:t xml:space="preserve">). Candidate abstracts were </w:t>
      </w:r>
      <w:r w:rsidRPr="009C7FF7">
        <w:t xml:space="preserve">then evaluated in a unified </w:t>
      </w:r>
      <w:commentRangeStart w:id="5"/>
      <w:r w:rsidRPr="009C7FF7">
        <w:t xml:space="preserve">large-language-model screening step </w:t>
      </w:r>
      <w:commentRangeEnd w:id="5"/>
      <w:r w:rsidRPr="009C7FF7">
        <w:rPr>
          <w:rStyle w:val="CommentReference"/>
          <w:sz w:val="24"/>
          <w:szCs w:val="24"/>
        </w:rPr>
        <w:commentReference w:id="5"/>
      </w:r>
      <w:r w:rsidRPr="009C7FF7">
        <w:t>that assessed both AMR relevance and whether the abstract supported the target pathogen–antibiotic relation (</w:t>
      </w:r>
      <w:commentRangeStart w:id="6"/>
      <w:r w:rsidRPr="009C7FF7">
        <w:t xml:space="preserve">prompt in Supplemental Material). </w:t>
      </w:r>
      <w:commentRangeEnd w:id="6"/>
      <w:r w:rsidRPr="009C7FF7">
        <w:rPr>
          <w:rStyle w:val="CommentReference"/>
          <w:sz w:val="24"/>
          <w:szCs w:val="24"/>
        </w:rPr>
        <w:commentReference w:id="6"/>
      </w:r>
      <w:r w:rsidRPr="009C7FF7">
        <w:t xml:space="preserve">Only abstracts that explicitly linked the target pair through a resistance, susceptibility, antimicrobial-testing, treatment, or resistance-mechanism statement were </w:t>
      </w:r>
      <w:commentRangeStart w:id="7"/>
      <w:r w:rsidRPr="009C7FF7">
        <w:t>retained</w:t>
      </w:r>
      <w:commentRangeEnd w:id="7"/>
      <w:r w:rsidRPr="009C7FF7">
        <w:rPr>
          <w:rStyle w:val="CommentReference"/>
          <w:sz w:val="24"/>
          <w:szCs w:val="24"/>
        </w:rPr>
        <w:commentReference w:id="7"/>
      </w:r>
      <w:r w:rsidRPr="009C7FF7">
        <w:t xml:space="preserve">. </w:t>
      </w:r>
      <w:commentRangeStart w:id="8"/>
      <w:r w:rsidRPr="009C7FF7">
        <w:t>Annual AMR publication counts were the number of unique retained PMIDs for each pair and year.</w:t>
      </w:r>
      <w:commentRangeEnd w:id="8"/>
      <w:r w:rsidRPr="009C7FF7">
        <w:rPr>
          <w:rStyle w:val="CommentReference"/>
          <w:sz w:val="24"/>
          <w:szCs w:val="24"/>
        </w:rPr>
        <w:commentReference w:id="8"/>
      </w:r>
      <w:r w:rsidRPr="009C7FF7">
        <w:t xml:space="preserve"> Separate PubMed searches were performed for each pathogen species and for each </w:t>
      </w:r>
      <w:commentRangeStart w:id="9"/>
      <w:r w:rsidRPr="009C7FF7">
        <w:t>antibiotic</w:t>
      </w:r>
      <w:commentRangeEnd w:id="9"/>
      <w:r w:rsidRPr="009C7FF7">
        <w:rPr>
          <w:rStyle w:val="CommentReference"/>
          <w:sz w:val="24"/>
          <w:szCs w:val="24"/>
        </w:rPr>
        <w:commentReference w:id="9"/>
      </w:r>
      <w:r w:rsidRPr="009C7FF7">
        <w:t xml:space="preserve"> individually to measure annual general scientific attention for a pooled background model. All searches were synonym-aware and title/abstract restricted; antibiotic searches likewise used antibiotic synonyms and title/abstract terms. </w:t>
      </w:r>
      <w:commentRangeStart w:id="10"/>
      <w:r w:rsidRPr="009C7FF7">
        <w:t xml:space="preserve">Rows </w:t>
      </w:r>
      <w:commentRangeEnd w:id="10"/>
      <w:r w:rsidRPr="009C7FF7">
        <w:rPr>
          <w:rStyle w:val="CommentReference"/>
          <w:sz w:val="24"/>
          <w:szCs w:val="24"/>
        </w:rPr>
        <w:commentReference w:id="10"/>
      </w:r>
      <w:r w:rsidRPr="009C7FF7">
        <w:t>lacking either background count were excluded before model fitting. The analysis used annual data from 2000 onward due to</w:t>
      </w:r>
      <w:r>
        <w:t xml:space="preserve"> general</w:t>
      </w:r>
      <w:r w:rsidRPr="009C7FF7">
        <w:t xml:space="preserve"> low data availability prior</w:t>
      </w:r>
      <w:r>
        <w:t xml:space="preserve"> to that year</w:t>
      </w:r>
      <w:r w:rsidRPr="009C7FF7">
        <w:t>, and retained pathogen–antibiotic pairs with at least one screened AMR publication per year on average during 2000–</w:t>
      </w:r>
      <w:commentRangeStart w:id="11"/>
      <w:r w:rsidRPr="009C7FF7">
        <w:t>2023</w:t>
      </w:r>
      <w:commentRangeEnd w:id="11"/>
      <w:r w:rsidRPr="009C7FF7">
        <w:rPr>
          <w:rStyle w:val="CommentReference"/>
          <w:sz w:val="24"/>
          <w:szCs w:val="24"/>
        </w:rPr>
        <w:commentReference w:id="11"/>
      </w:r>
      <w:r w:rsidRPr="009C7FF7">
        <w:t>.</w:t>
      </w:r>
    </w:p>
    <w:p w14:paraId="3DFEAFD2" w14:textId="77777777" w:rsidR="00FF1950" w:rsidRPr="009C7FF7" w:rsidRDefault="00FF1950" w:rsidP="00FF1950">
      <w:pPr>
        <w:pStyle w:val="Heading2"/>
        <w:rPr>
          <w:rFonts w:asciiTheme="minorHAnsi" w:hAnsiTheme="minorHAnsi"/>
          <w:color w:val="auto"/>
          <w:sz w:val="24"/>
          <w:szCs w:val="24"/>
          <w:u w:val="single"/>
        </w:rPr>
      </w:pPr>
      <w:r w:rsidRPr="009C7FF7">
        <w:rPr>
          <w:rFonts w:asciiTheme="minorHAnsi" w:hAnsiTheme="minorHAnsi"/>
          <w:color w:val="auto"/>
          <w:sz w:val="24"/>
          <w:szCs w:val="24"/>
          <w:u w:val="single"/>
        </w:rPr>
        <w:t>Pooled background-attention model</w:t>
      </w:r>
    </w:p>
    <w:p w14:paraId="6EABEE6B" w14:textId="77777777" w:rsidR="00FF1950" w:rsidRPr="009C7FF7" w:rsidRDefault="00FF1950" w:rsidP="00FF1950">
      <w:r w:rsidRPr="009C7FF7">
        <w:t xml:space="preserve">We estimated the </w:t>
      </w:r>
      <w:del w:id="12" w:author="Vos, Michiel" w:date="2026-09-14T11:32:00Z" w16du:dateUtc="2026-09-14T10:32:00Z">
        <w:r w:rsidRPr="009C7FF7" w:rsidDel="00440E04">
          <w:delText xml:space="preserve">AMR </w:delText>
        </w:r>
      </w:del>
      <w:r w:rsidRPr="009C7FF7">
        <w:t xml:space="preserve">publication </w:t>
      </w:r>
      <w:commentRangeStart w:id="13"/>
      <w:r w:rsidRPr="009C7FF7">
        <w:t xml:space="preserve">volume </w:t>
      </w:r>
      <w:commentRangeEnd w:id="13"/>
      <w:r w:rsidRPr="009C7FF7">
        <w:rPr>
          <w:rStyle w:val="CommentReference"/>
          <w:sz w:val="24"/>
          <w:szCs w:val="24"/>
        </w:rPr>
        <w:commentReference w:id="13"/>
      </w:r>
      <w:ins w:id="14" w:author="Vos, Michiel" w:date="2026-09-14T11:32:00Z" w16du:dateUtc="2026-09-14T10:32:00Z">
        <w:r w:rsidRPr="009C7FF7">
          <w:t xml:space="preserve">for a given species-antibiotic pair as </w:t>
        </w:r>
      </w:ins>
      <w:r w:rsidRPr="009C7FF7">
        <w:t>expected from general attention to the</w:t>
      </w:r>
      <w:ins w:id="15" w:author="Vos, Michiel" w:date="2026-09-14T11:32:00Z" w16du:dateUtc="2026-09-14T10:32:00Z">
        <w:r w:rsidRPr="009C7FF7">
          <w:t xml:space="preserve"> indivi</w:t>
        </w:r>
      </w:ins>
      <w:ins w:id="16" w:author="Vos, Michiel" w:date="2026-09-14T11:33:00Z" w16du:dateUtc="2026-09-14T10:33:00Z">
        <w:r w:rsidRPr="009C7FF7">
          <w:t>dual</w:t>
        </w:r>
      </w:ins>
      <w:r w:rsidRPr="009C7FF7">
        <w:t xml:space="preserve"> </w:t>
      </w:r>
      <w:del w:id="17" w:author="Vos, Michiel" w:date="2026-09-14T11:32:00Z" w16du:dateUtc="2026-09-14T10:32:00Z">
        <w:r w:rsidRPr="009C7FF7" w:rsidDel="002F31FD">
          <w:delText xml:space="preserve">pathogen </w:delText>
        </w:r>
      </w:del>
      <w:ins w:id="18" w:author="Vos, Michiel" w:date="2026-09-14T11:32:00Z" w16du:dateUtc="2026-09-14T10:32:00Z">
        <w:r w:rsidRPr="009C7FF7">
          <w:t xml:space="preserve">species </w:t>
        </w:r>
      </w:ins>
      <w:r w:rsidRPr="009C7FF7">
        <w:t>and antibiotic using a single model pooled across all retained pathogen–antibiotic–year observations. Counts and background counts were transformed as log10(1 + x) to accommodates zero values and reduces the influence of highly published entities. For pathogen i, antibiotic j, and year t, the fitted model was</w:t>
      </w:r>
    </w:p>
    <w:p w14:paraId="54E6649F" w14:textId="77777777" w:rsidR="00FF1950" w:rsidRPr="009C7FF7" w:rsidRDefault="00FF1950" w:rsidP="00FF1950">
      <w:pPr>
        <w:pStyle w:val="ListParagraph"/>
        <w:numPr>
          <w:ilvl w:val="0"/>
          <w:numId w:val="4"/>
        </w:numPr>
      </w:pPr>
      <w:r w:rsidRPr="009C7FF7">
        <w:rPr>
          <w:i/>
        </w:rPr>
        <w:t>log10(1 + C</w:t>
      </w:r>
      <w:r w:rsidRPr="009C7FF7">
        <w:rPr>
          <w:rFonts w:ascii="Arial" w:hAnsi="Arial" w:cs="Arial"/>
          <w:i/>
        </w:rPr>
        <w:t>ᵢⱼ</w:t>
      </w:r>
      <w:r w:rsidRPr="009C7FF7">
        <w:rPr>
          <w:rFonts w:ascii="Cambria Math" w:hAnsi="Cambria Math" w:cs="Cambria Math"/>
          <w:i/>
        </w:rPr>
        <w:t>ₜ</w:t>
      </w:r>
      <w:r w:rsidRPr="009C7FF7">
        <w:rPr>
          <w:i/>
        </w:rPr>
        <w:t>) = α + u</w:t>
      </w:r>
      <w:r w:rsidRPr="009C7FF7">
        <w:rPr>
          <w:rFonts w:ascii="Arial" w:hAnsi="Arial" w:cs="Arial"/>
          <w:i/>
        </w:rPr>
        <w:t>ᵢ</w:t>
      </w:r>
      <w:r w:rsidRPr="009C7FF7">
        <w:rPr>
          <w:i/>
        </w:rPr>
        <w:t xml:space="preserve"> + v</w:t>
      </w:r>
      <w:r w:rsidRPr="009C7FF7">
        <w:rPr>
          <w:rFonts w:ascii="Arial" w:hAnsi="Arial" w:cs="Arial"/>
          <w:i/>
        </w:rPr>
        <w:t>ⱼ</w:t>
      </w:r>
      <w:r w:rsidRPr="009C7FF7">
        <w:rPr>
          <w:i/>
        </w:rPr>
        <w:t xml:space="preserve"> + </w:t>
      </w:r>
      <w:r w:rsidRPr="009C7FF7">
        <w:rPr>
          <w:rFonts w:cs="Aptos"/>
          <w:i/>
        </w:rPr>
        <w:t>β</w:t>
      </w:r>
      <w:r w:rsidRPr="009C7FF7">
        <w:rPr>
          <w:rFonts w:ascii="Cambria Math" w:hAnsi="Cambria Math" w:cs="Cambria Math"/>
          <w:i/>
        </w:rPr>
        <w:t>ₚ</w:t>
      </w:r>
      <w:r w:rsidRPr="009C7FF7">
        <w:rPr>
          <w:i/>
        </w:rPr>
        <w:t xml:space="preserve"> log10(1 + B</w:t>
      </w:r>
      <w:r w:rsidRPr="009C7FF7">
        <w:rPr>
          <w:rFonts w:ascii="Arial" w:hAnsi="Arial" w:cs="Arial"/>
          <w:i/>
        </w:rPr>
        <w:t>ᵖᵢ</w:t>
      </w:r>
      <w:r w:rsidRPr="009C7FF7">
        <w:rPr>
          <w:rFonts w:ascii="Cambria Math" w:hAnsi="Cambria Math" w:cs="Cambria Math"/>
          <w:i/>
        </w:rPr>
        <w:t>ₜ</w:t>
      </w:r>
      <w:r w:rsidRPr="009C7FF7">
        <w:rPr>
          <w:i/>
        </w:rPr>
        <w:t>) + β</w:t>
      </w:r>
      <w:r w:rsidRPr="009C7FF7">
        <w:rPr>
          <w:rFonts w:ascii="Cambria Math" w:hAnsi="Cambria Math" w:cs="Cambria Math"/>
          <w:i/>
        </w:rPr>
        <w:t>ₐ</w:t>
      </w:r>
      <w:r w:rsidRPr="009C7FF7">
        <w:rPr>
          <w:i/>
        </w:rPr>
        <w:t xml:space="preserve"> log10(1 + B</w:t>
      </w:r>
      <w:r w:rsidRPr="009C7FF7">
        <w:rPr>
          <w:rFonts w:ascii="Arial" w:hAnsi="Arial" w:cs="Arial"/>
          <w:i/>
        </w:rPr>
        <w:t>ᵃⱼ</w:t>
      </w:r>
      <w:r w:rsidRPr="009C7FF7">
        <w:rPr>
          <w:rFonts w:ascii="Cambria Math" w:hAnsi="Cambria Math" w:cs="Cambria Math"/>
          <w:i/>
        </w:rPr>
        <w:t>ₜ</w:t>
      </w:r>
      <w:r w:rsidRPr="009C7FF7">
        <w:rPr>
          <w:i/>
        </w:rPr>
        <w:t>) + ε</w:t>
      </w:r>
      <w:r w:rsidRPr="009C7FF7">
        <w:rPr>
          <w:rFonts w:ascii="Arial" w:hAnsi="Arial" w:cs="Arial"/>
          <w:i/>
        </w:rPr>
        <w:t>ᵢⱼ</w:t>
      </w:r>
      <w:r w:rsidRPr="009C7FF7">
        <w:rPr>
          <w:rFonts w:ascii="Cambria Math" w:hAnsi="Cambria Math" w:cs="Cambria Math"/>
          <w:i/>
        </w:rPr>
        <w:t>ₜ</w:t>
      </w:r>
      <w:r w:rsidRPr="009C7FF7">
        <w:rPr>
          <w:i/>
        </w:rPr>
        <w:t>,</w:t>
      </w:r>
    </w:p>
    <w:p w14:paraId="25AF1B61" w14:textId="77777777" w:rsidR="00FF1950" w:rsidRPr="009C7FF7" w:rsidRDefault="00FF1950" w:rsidP="00FF1950">
      <w:r w:rsidRPr="009C7FF7">
        <w:t>where C</w:t>
      </w:r>
      <w:r w:rsidRPr="009C7FF7">
        <w:rPr>
          <w:rFonts w:ascii="Arial" w:hAnsi="Arial" w:cs="Arial"/>
        </w:rPr>
        <w:t>ᵢⱼ</w:t>
      </w:r>
      <w:r w:rsidRPr="009C7FF7">
        <w:rPr>
          <w:rFonts w:ascii="Cambria Math" w:hAnsi="Cambria Math" w:cs="Cambria Math"/>
        </w:rPr>
        <w:t>ₜ</w:t>
      </w:r>
      <w:r w:rsidRPr="009C7FF7">
        <w:t xml:space="preserve"> is the screened AMR publication count, B</w:t>
      </w:r>
      <w:r w:rsidRPr="009C7FF7">
        <w:rPr>
          <w:rFonts w:ascii="Arial" w:hAnsi="Arial" w:cs="Arial"/>
        </w:rPr>
        <w:t>ᵖᵢ</w:t>
      </w:r>
      <w:r w:rsidRPr="009C7FF7">
        <w:rPr>
          <w:rFonts w:ascii="Cambria Math" w:hAnsi="Cambria Math" w:cs="Cambria Math"/>
        </w:rPr>
        <w:t>ₜ</w:t>
      </w:r>
      <w:r w:rsidRPr="009C7FF7">
        <w:t xml:space="preserve"> and B</w:t>
      </w:r>
      <w:r w:rsidRPr="009C7FF7">
        <w:rPr>
          <w:rFonts w:ascii="Arial" w:hAnsi="Arial" w:cs="Arial"/>
        </w:rPr>
        <w:t>ᵃⱼ</w:t>
      </w:r>
      <w:r w:rsidRPr="009C7FF7">
        <w:rPr>
          <w:rFonts w:ascii="Cambria Math" w:hAnsi="Cambria Math" w:cs="Cambria Math"/>
        </w:rPr>
        <w:t>ₜ</w:t>
      </w:r>
      <w:r w:rsidRPr="009C7FF7">
        <w:t xml:space="preserve"> are the pathogen and antibiotic background counts, α is the intercept, and u</w:t>
      </w:r>
      <w:r w:rsidRPr="009C7FF7">
        <w:rPr>
          <w:rFonts w:ascii="Arial" w:hAnsi="Arial" w:cs="Arial"/>
        </w:rPr>
        <w:t>ᵢ</w:t>
      </w:r>
      <w:r w:rsidRPr="009C7FF7">
        <w:t xml:space="preserve"> and v</w:t>
      </w:r>
      <w:r w:rsidRPr="009C7FF7">
        <w:rPr>
          <w:rFonts w:ascii="Arial" w:hAnsi="Arial" w:cs="Arial"/>
        </w:rPr>
        <w:t>ⱼ</w:t>
      </w:r>
      <w:r w:rsidRPr="009C7FF7">
        <w:t xml:space="preserve"> are pathogen- and antibiotic-specific effects. </w:t>
      </w:r>
      <w:commentRangeStart w:id="19"/>
      <w:r w:rsidRPr="009C7FF7">
        <w:t xml:space="preserve">Pathogen and antibiotic identities were represented by one-hot indicator variables. </w:t>
      </w:r>
      <w:commentRangeEnd w:id="19"/>
      <w:r w:rsidRPr="009C7FF7">
        <w:rPr>
          <w:rStyle w:val="CommentReference"/>
          <w:sz w:val="24"/>
          <w:szCs w:val="24"/>
        </w:rPr>
        <w:commentReference w:id="19"/>
      </w:r>
      <w:r w:rsidRPr="009C7FF7">
        <w:t xml:space="preserve">All coefficients were estimated jointly by ridge regression with penalty parameter </w:t>
      </w:r>
      <w:r w:rsidRPr="009C7FF7">
        <w:rPr>
          <w:rFonts w:ascii="Aptos" w:hAnsi="Aptos" w:cs="Aptos"/>
        </w:rPr>
        <w:t>α</w:t>
      </w:r>
      <w:r w:rsidRPr="009C7FF7">
        <w:t xml:space="preserve">ridge = </w:t>
      </w:r>
      <w:commentRangeStart w:id="20"/>
      <w:r w:rsidRPr="009C7FF7">
        <w:t>1</w:t>
      </w:r>
      <w:commentRangeEnd w:id="20"/>
      <w:r w:rsidRPr="009C7FF7">
        <w:rPr>
          <w:rStyle w:val="CommentReference"/>
          <w:sz w:val="24"/>
          <w:szCs w:val="24"/>
        </w:rPr>
        <w:commentReference w:id="20"/>
      </w:r>
      <w:r w:rsidRPr="009C7FF7">
        <w:t xml:space="preserve">. Regularization stabilized estimates across the many categorical indicators and sparsely represented </w:t>
      </w:r>
      <w:commentRangeStart w:id="21"/>
      <w:r w:rsidRPr="009C7FF7">
        <w:t>pairs</w:t>
      </w:r>
      <w:commentRangeEnd w:id="21"/>
      <w:r w:rsidRPr="009C7FF7">
        <w:rPr>
          <w:rStyle w:val="CommentReference"/>
          <w:sz w:val="24"/>
          <w:szCs w:val="24"/>
        </w:rPr>
        <w:commentReference w:id="21"/>
      </w:r>
      <w:r w:rsidRPr="009C7FF7">
        <w:t>. Back-transformed expected counts were calculated as 10</w:t>
      </w:r>
      <w:r w:rsidRPr="009C7FF7">
        <w:rPr>
          <w:rFonts w:ascii="Arial" w:hAnsi="Arial" w:cs="Arial"/>
        </w:rPr>
        <w:t>ʸ</w:t>
      </w:r>
      <w:r w:rsidRPr="009C7FF7">
        <w:rPr>
          <w:rFonts w:ascii="Aptos" w:hAnsi="Aptos" w:cs="Aptos"/>
        </w:rPr>
        <w:t>̂</w:t>
      </w:r>
      <w:r w:rsidRPr="009C7FF7">
        <w:t xml:space="preserve"> </w:t>
      </w:r>
      <w:r w:rsidRPr="009C7FF7">
        <w:rPr>
          <w:rFonts w:ascii="Aptos" w:hAnsi="Aptos" w:cs="Aptos"/>
        </w:rPr>
        <w:t>−</w:t>
      </w:r>
      <w:r w:rsidRPr="009C7FF7">
        <w:t xml:space="preserve"> 1 and truncated at zero.</w:t>
      </w:r>
    </w:p>
    <w:p w14:paraId="49BA1621" w14:textId="77777777" w:rsidR="00FF1950" w:rsidRPr="009C7FF7" w:rsidRDefault="00FF1950" w:rsidP="00FF1950">
      <w:pPr>
        <w:pStyle w:val="Heading2"/>
        <w:rPr>
          <w:rFonts w:asciiTheme="minorHAnsi" w:hAnsiTheme="minorHAnsi"/>
          <w:color w:val="auto"/>
          <w:sz w:val="24"/>
          <w:szCs w:val="24"/>
          <w:u w:val="single"/>
        </w:rPr>
      </w:pPr>
      <w:r w:rsidRPr="009C7FF7">
        <w:rPr>
          <w:rFonts w:asciiTheme="minorHAnsi" w:hAnsiTheme="minorHAnsi"/>
          <w:color w:val="auto"/>
          <w:sz w:val="24"/>
          <w:szCs w:val="24"/>
          <w:u w:val="single"/>
        </w:rPr>
        <w:t>Scientific Interest index</w:t>
      </w:r>
    </w:p>
    <w:p w14:paraId="02EFCB2E" w14:textId="77777777" w:rsidR="00FF1950" w:rsidRPr="009C7FF7" w:rsidRDefault="00FF1950" w:rsidP="00FF1950">
      <w:r w:rsidRPr="009C7FF7">
        <w:t>Scientific Interest (SI) was defined on the same base-10 logarithmic scale as the residual from the pooled model:</w:t>
      </w:r>
    </w:p>
    <w:p w14:paraId="4452595C" w14:textId="27582184" w:rsidR="00FF1950" w:rsidRPr="009C7FF7" w:rsidRDefault="00FF1950" w:rsidP="00D32F86">
      <w:pPr>
        <w:pStyle w:val="ListParagraph"/>
        <w:numPr>
          <w:ilvl w:val="0"/>
          <w:numId w:val="4"/>
        </w:numPr>
      </w:pPr>
      <w:r w:rsidRPr="00D32F86">
        <w:rPr>
          <w:i/>
        </w:rPr>
        <w:t>SI</w:t>
      </w:r>
      <w:r w:rsidRPr="00D32F86">
        <w:rPr>
          <w:rFonts w:ascii="Arial" w:hAnsi="Arial" w:cs="Arial"/>
          <w:i/>
        </w:rPr>
        <w:t>ᵢⱼ</w:t>
      </w:r>
      <w:r w:rsidRPr="00D32F86">
        <w:rPr>
          <w:rFonts w:ascii="Cambria Math" w:hAnsi="Cambria Math" w:cs="Cambria Math"/>
          <w:i/>
        </w:rPr>
        <w:t>ₜ</w:t>
      </w:r>
      <w:r w:rsidRPr="00D32F86">
        <w:rPr>
          <w:i/>
        </w:rPr>
        <w:t xml:space="preserve"> = log10(1 + C</w:t>
      </w:r>
      <w:r w:rsidRPr="00D32F86">
        <w:rPr>
          <w:rFonts w:ascii="Arial" w:hAnsi="Arial" w:cs="Arial"/>
          <w:i/>
        </w:rPr>
        <w:t>ᵢⱼ</w:t>
      </w:r>
      <w:r w:rsidRPr="00D32F86">
        <w:rPr>
          <w:rFonts w:ascii="Cambria Math" w:hAnsi="Cambria Math" w:cs="Cambria Math"/>
          <w:i/>
        </w:rPr>
        <w:t>ₜ</w:t>
      </w:r>
      <w:r w:rsidRPr="00D32F86">
        <w:rPr>
          <w:i/>
        </w:rPr>
        <w:t>) − ŷ</w:t>
      </w:r>
      <w:r w:rsidRPr="00D32F86">
        <w:rPr>
          <w:rFonts w:ascii="Arial" w:hAnsi="Arial" w:cs="Arial"/>
          <w:i/>
        </w:rPr>
        <w:t>ᵢⱼ</w:t>
      </w:r>
      <w:r w:rsidRPr="00D32F86">
        <w:rPr>
          <w:rFonts w:ascii="Cambria Math" w:hAnsi="Cambria Math" w:cs="Cambria Math"/>
          <w:i/>
        </w:rPr>
        <w:t>ₜ</w:t>
      </w:r>
      <w:r w:rsidRPr="00D32F86">
        <w:rPr>
          <w:i/>
        </w:rPr>
        <w:t>,</w:t>
      </w:r>
    </w:p>
    <w:p w14:paraId="263AFA5D" w14:textId="77777777" w:rsidR="00FF1950" w:rsidRPr="009C7FF7" w:rsidRDefault="00FF1950" w:rsidP="00FF1950">
      <w:r w:rsidRPr="009C7FF7">
        <w:lastRenderedPageBreak/>
        <w:t>where ŷ</w:t>
      </w:r>
      <w:r w:rsidRPr="009C7FF7">
        <w:rPr>
          <w:rFonts w:ascii="Arial" w:hAnsi="Arial" w:cs="Arial"/>
        </w:rPr>
        <w:t>ᵢⱼ</w:t>
      </w:r>
      <w:r w:rsidRPr="009C7FF7">
        <w:rPr>
          <w:rFonts w:ascii="Cambria Math" w:hAnsi="Cambria Math" w:cs="Cambria Math"/>
        </w:rPr>
        <w:t>ₜ</w:t>
      </w:r>
      <w:r w:rsidRPr="009C7FF7">
        <w:t xml:space="preserve"> is the expected log count from the pooled background-attention model. A positive SI indicates more pair-specific AMR literature than expected from the publication activity on pathogen and antibiotic separately; negative SI indicates less pair-specific AMR literature. </w:t>
      </w:r>
    </w:p>
    <w:p w14:paraId="3FA38765" w14:textId="77777777" w:rsidR="00FF1950" w:rsidRPr="009C7FF7" w:rsidRDefault="00FF1950" w:rsidP="00FF1950">
      <w:pPr>
        <w:pStyle w:val="Heading2"/>
        <w:rPr>
          <w:rFonts w:asciiTheme="minorHAnsi" w:hAnsiTheme="minorHAnsi"/>
          <w:color w:val="auto"/>
          <w:sz w:val="24"/>
          <w:szCs w:val="24"/>
          <w:u w:val="single"/>
        </w:rPr>
      </w:pPr>
      <w:r w:rsidRPr="009C7FF7">
        <w:rPr>
          <w:rFonts w:asciiTheme="minorHAnsi" w:hAnsiTheme="minorHAnsi"/>
          <w:color w:val="auto"/>
          <w:sz w:val="24"/>
          <w:szCs w:val="24"/>
          <w:u w:val="single"/>
        </w:rPr>
        <w:t>Temporal modelling and extrapolation</w:t>
      </w:r>
    </w:p>
    <w:p w14:paraId="7F8DFDB6" w14:textId="77777777" w:rsidR="00FF1950" w:rsidRPr="009C7FF7" w:rsidRDefault="00FF1950" w:rsidP="00FF1950">
      <w:r w:rsidRPr="009C7FF7">
        <w:t xml:space="preserve">Temporal models were fitted separately for each pathogen–antibiotic pair. A degree-one </w:t>
      </w:r>
      <w:commentRangeStart w:id="22"/>
      <w:r w:rsidRPr="009C7FF7">
        <w:t>LOESS smoothe</w:t>
      </w:r>
      <w:commentRangeEnd w:id="22"/>
      <w:r w:rsidRPr="009C7FF7">
        <w:rPr>
          <w:rStyle w:val="CommentReference"/>
          <w:sz w:val="24"/>
          <w:szCs w:val="24"/>
        </w:rPr>
        <w:commentReference w:id="22"/>
      </w:r>
      <w:r w:rsidRPr="009C7FF7">
        <w:t xml:space="preserve">r with span 0.6 was applied to the annual </w:t>
      </w:r>
      <w:commentRangeStart w:id="23"/>
      <w:r w:rsidRPr="009C7FF7">
        <w:t xml:space="preserve">screened AMR counts </w:t>
      </w:r>
      <w:commentRangeEnd w:id="23"/>
      <w:r w:rsidRPr="009C7FF7">
        <w:rPr>
          <w:rStyle w:val="CommentReference"/>
          <w:sz w:val="24"/>
          <w:szCs w:val="24"/>
        </w:rPr>
        <w:commentReference w:id="23"/>
      </w:r>
      <w:r w:rsidRPr="009C7FF7">
        <w:t>after log10(1 + x) transformation. SI itself was not smoothed directly. Instead, a second LOESS curve with the same settings was fitted to the annual expected log counts from the pooled model. Predicted SI at year t was then derived as the difference between the smoothed pair-specific count trajectory and the smoothed expected-count trajectory:</w:t>
      </w:r>
    </w:p>
    <w:p w14:paraId="054B2F06" w14:textId="07AA281D" w:rsidR="00FF1950" w:rsidRPr="009C7FF7" w:rsidRDefault="00FF1950" w:rsidP="00EE358B">
      <w:pPr>
        <w:pStyle w:val="ListParagraph"/>
        <w:numPr>
          <w:ilvl w:val="0"/>
          <w:numId w:val="4"/>
        </w:numPr>
      </w:pPr>
      <w:r w:rsidRPr="00EE358B">
        <w:rPr>
          <w:i/>
        </w:rPr>
        <w:t>SÎ</w:t>
      </w:r>
      <w:r w:rsidRPr="00EE358B">
        <w:rPr>
          <w:rFonts w:ascii="Arial" w:hAnsi="Arial" w:cs="Arial"/>
          <w:i/>
        </w:rPr>
        <w:t>ᵢⱼ</w:t>
      </w:r>
      <w:r w:rsidRPr="00EE358B">
        <w:rPr>
          <w:rFonts w:ascii="Cambria Math" w:hAnsi="Cambria Math" w:cs="Cambria Math"/>
          <w:i/>
        </w:rPr>
        <w:t>ₜ</w:t>
      </w:r>
      <w:r w:rsidRPr="00EE358B">
        <w:rPr>
          <w:i/>
        </w:rPr>
        <w:t xml:space="preserve"> = Ĉ</w:t>
      </w:r>
      <w:r w:rsidRPr="00EE358B">
        <w:rPr>
          <w:rFonts w:ascii="Arial" w:hAnsi="Arial" w:cs="Arial"/>
          <w:i/>
        </w:rPr>
        <w:t>ᶫᵒᵍᵢⱼ</w:t>
      </w:r>
      <w:r w:rsidRPr="00EE358B">
        <w:rPr>
          <w:rFonts w:ascii="Cambria Math" w:hAnsi="Cambria Math" w:cs="Cambria Math"/>
          <w:i/>
        </w:rPr>
        <w:t>ₜ</w:t>
      </w:r>
      <w:r w:rsidRPr="00EE358B">
        <w:rPr>
          <w:i/>
        </w:rPr>
        <w:t xml:space="preserve"> − B̂</w:t>
      </w:r>
      <w:r w:rsidRPr="00EE358B">
        <w:rPr>
          <w:rFonts w:ascii="Arial" w:hAnsi="Arial" w:cs="Arial"/>
          <w:i/>
        </w:rPr>
        <w:t>ᶫᵒᵍᵢⱼ</w:t>
      </w:r>
      <w:r w:rsidRPr="00EE358B">
        <w:rPr>
          <w:rFonts w:ascii="Cambria Math" w:hAnsi="Cambria Math" w:cs="Cambria Math"/>
          <w:i/>
        </w:rPr>
        <w:t>ₜ</w:t>
      </w:r>
      <w:r w:rsidRPr="00EE358B">
        <w:rPr>
          <w:i/>
        </w:rPr>
        <w:t>.</w:t>
      </w:r>
    </w:p>
    <w:p w14:paraId="3057AF0E" w14:textId="77777777" w:rsidR="00FF1950" w:rsidRPr="009C7FF7" w:rsidRDefault="00FF1950" w:rsidP="00FF1950">
      <w:r w:rsidRPr="009C7FF7">
        <w:t xml:space="preserve">This count-first construction preserves the interpretation of SI as excess publication activity relative to a contemporaneous background baseline. At least three observed years were required for a pair-level fit. If the LOESS implementation was unavailable or could not fit a curve, </w:t>
      </w:r>
      <w:commentRangeStart w:id="24"/>
      <w:r w:rsidRPr="009C7FF7">
        <w:t xml:space="preserve">the software </w:t>
      </w:r>
      <w:commentRangeEnd w:id="24"/>
      <w:r w:rsidRPr="009C7FF7">
        <w:rPr>
          <w:rStyle w:val="CommentReference"/>
          <w:sz w:val="24"/>
          <w:szCs w:val="24"/>
        </w:rPr>
        <w:commentReference w:id="24"/>
      </w:r>
      <w:r w:rsidRPr="009C7FF7">
        <w:t>used a linear regression on the transformed counts as a fallback.</w:t>
      </w:r>
    </w:p>
    <w:p w14:paraId="2EE37691" w14:textId="77777777" w:rsidR="00FF1950" w:rsidRPr="009C7FF7" w:rsidRDefault="00FF1950" w:rsidP="00FF1950">
      <w:r w:rsidRPr="009C7FF7">
        <w:t>Outside the fitted interval (i.e. post-</w:t>
      </w:r>
      <w:commentRangeStart w:id="25"/>
      <w:r w:rsidRPr="009C7FF7">
        <w:t>2023</w:t>
      </w:r>
      <w:commentRangeEnd w:id="25"/>
      <w:r w:rsidRPr="009C7FF7">
        <w:rPr>
          <w:rStyle w:val="CommentReference"/>
          <w:sz w:val="24"/>
          <w:szCs w:val="24"/>
        </w:rPr>
        <w:commentReference w:id="25"/>
      </w:r>
      <w:r w:rsidRPr="009C7FF7">
        <w:t xml:space="preserve">), each LOESS curve was extended from its fitted boundary value using the slope between the final two fitted annual values. The current analysis </w:t>
      </w:r>
      <w:commentRangeStart w:id="26"/>
      <w:r w:rsidRPr="009C7FF7">
        <w:t>specified no tail damping</w:t>
      </w:r>
      <w:commentRangeEnd w:id="26"/>
      <w:r w:rsidRPr="009C7FF7">
        <w:rPr>
          <w:rStyle w:val="CommentReference"/>
          <w:sz w:val="24"/>
          <w:szCs w:val="24"/>
        </w:rPr>
        <w:commentReference w:id="26"/>
      </w:r>
      <w:r w:rsidRPr="009C7FF7">
        <w:t>; the boundary slope was therefore continued linearly on the log10 count scale. Forecasts were generated from a curve fitted through 2025, with 2025 as the reference year and 2030 as the five-year forecast horizon. Because linear continuation on a logarithmic scale can imply rapid multiplicative growth, long-range forecasts were treated as trend projections rather than calibrated epidemiological predictions.</w:t>
      </w:r>
    </w:p>
    <w:p w14:paraId="67486147" w14:textId="77777777" w:rsidR="00FF1950" w:rsidRPr="009C7FF7" w:rsidRDefault="00FF1950" w:rsidP="00FF1950">
      <w:pPr>
        <w:pStyle w:val="Heading2"/>
        <w:rPr>
          <w:rFonts w:asciiTheme="minorHAnsi" w:hAnsiTheme="minorHAnsi"/>
          <w:color w:val="auto"/>
          <w:sz w:val="24"/>
          <w:szCs w:val="24"/>
          <w:u w:val="single"/>
        </w:rPr>
      </w:pPr>
      <w:commentRangeStart w:id="27"/>
      <w:r w:rsidRPr="009C7FF7">
        <w:rPr>
          <w:rFonts w:asciiTheme="minorHAnsi" w:hAnsiTheme="minorHAnsi"/>
          <w:color w:val="auto"/>
          <w:sz w:val="24"/>
          <w:szCs w:val="24"/>
          <w:u w:val="single"/>
        </w:rPr>
        <w:t>Validation</w:t>
      </w:r>
      <w:commentRangeEnd w:id="27"/>
      <w:r w:rsidRPr="009C7FF7">
        <w:rPr>
          <w:rStyle w:val="CommentReference"/>
          <w:rFonts w:asciiTheme="minorHAnsi" w:hAnsiTheme="minorHAnsi"/>
          <w:color w:val="auto"/>
          <w:sz w:val="24"/>
          <w:szCs w:val="24"/>
          <w:u w:val="single"/>
        </w:rPr>
        <w:commentReference w:id="27"/>
      </w:r>
      <w:r w:rsidRPr="009C7FF7">
        <w:rPr>
          <w:rFonts w:asciiTheme="minorHAnsi" w:hAnsiTheme="minorHAnsi"/>
          <w:color w:val="auto"/>
          <w:sz w:val="24"/>
          <w:szCs w:val="24"/>
          <w:u w:val="single"/>
        </w:rPr>
        <w:t>, uncertainty, and prioritization</w:t>
      </w:r>
    </w:p>
    <w:p w14:paraId="5EC8E15E" w14:textId="77777777" w:rsidR="00FF1950" w:rsidRPr="009C7FF7" w:rsidRDefault="00FF1950" w:rsidP="00FF1950">
      <w:r w:rsidRPr="009C7FF7">
        <w:t xml:space="preserve">To assess short-term extrapolation, an auxiliary model was fitted only through 2023 and evaluated against available complete post-fit years through 2025. The workflow recorded absolute and percentage errors for both SI and publication counts. Within-curve lack of fit was summarized as the mean squared difference between observed and smoothed SI over the curve-fitting interval. For visualization, uncertainty bands were formed by adding and subtracting one sample standard deviation of the training residuals around the LOESS log-count curve. The same residual spread was propagated to the derived SI curve. These bands describe empirical training residual variation; they are not confidence intervals or predictive intervals and do not incorporate uncertainty in the pooled baseline, future background publication activity, or model selection. Pairs were ranked by the change in predicted SI between 2025 and 2030. The configured shortlist required predicted counts of at least 10 publications in both years, an SI </w:t>
      </w:r>
      <w:r w:rsidRPr="009C7FF7">
        <w:lastRenderedPageBreak/>
        <w:t>increase of at least 0.01, at least one post-2023 validation year where available, and mean absolute percentage SI error no greater than 100%. An interest score combined positive SI change, current publication volume, and a penalty for validation error. If no pair passed all filters, the ten highest-scoring pairs were retained as a fallback and identified as such.</w:t>
      </w:r>
    </w:p>
    <w:p w14:paraId="41153C13" w14:textId="77777777" w:rsidR="00123056" w:rsidRDefault="00123056" w:rsidP="00C5292F"/>
    <w:p w14:paraId="3E526AFA" w14:textId="0793EC39" w:rsidR="00CB4B06" w:rsidRPr="00CB4B06" w:rsidRDefault="00CB4B06">
      <w:pPr>
        <w:rPr>
          <w:b/>
          <w:bCs/>
        </w:rPr>
      </w:pPr>
      <w:r w:rsidRPr="00CB4B06">
        <w:rPr>
          <w:b/>
          <w:bCs/>
        </w:rPr>
        <w:t>Results</w:t>
      </w:r>
    </w:p>
    <w:p w14:paraId="7E276C6B" w14:textId="37FB06E6" w:rsidR="00520FCD" w:rsidRPr="009F1E8B" w:rsidRDefault="007817A8">
      <w:pPr>
        <w:rPr>
          <w:u w:val="single"/>
        </w:rPr>
      </w:pPr>
      <w:r>
        <w:rPr>
          <w:u w:val="single"/>
        </w:rPr>
        <w:t>Automated retrieval of PubMed-indexed abstracts</w:t>
      </w:r>
      <w:r w:rsidR="009F1E8B" w:rsidRPr="009F1E8B">
        <w:rPr>
          <w:u w:val="single"/>
        </w:rPr>
        <w:t xml:space="preserve"> on AMR in </w:t>
      </w:r>
      <w:r w:rsidR="00EE358B">
        <w:rPr>
          <w:u w:val="single"/>
        </w:rPr>
        <w:t xml:space="preserve">pathogenic </w:t>
      </w:r>
      <w:r w:rsidR="009F1E8B" w:rsidRPr="009F1E8B">
        <w:rPr>
          <w:u w:val="single"/>
        </w:rPr>
        <w:t>bacteria</w:t>
      </w:r>
    </w:p>
    <w:p w14:paraId="2E45E95B" w14:textId="59B934AB" w:rsidR="00190A99" w:rsidRDefault="00B87494" w:rsidP="00262B9C">
      <w:r>
        <w:t xml:space="preserve">To analyse global trends in </w:t>
      </w:r>
      <w:r w:rsidR="006744A7">
        <w:t xml:space="preserve">scientific </w:t>
      </w:r>
      <w:r>
        <w:t>attention for antibiotic resistance</w:t>
      </w:r>
      <w:r w:rsidR="00FF1950">
        <w:t xml:space="preserve"> in bacterial pathogens</w:t>
      </w:r>
      <w:r w:rsidR="007C3B45">
        <w:t xml:space="preserve">, we </w:t>
      </w:r>
      <w:r w:rsidR="000107BB">
        <w:t>applied</w:t>
      </w:r>
      <w:r w:rsidR="000B6183" w:rsidRPr="000B6183">
        <w:t xml:space="preserve"> a large-scale keyword search to </w:t>
      </w:r>
      <w:r w:rsidR="000B6183">
        <w:t xml:space="preserve">all </w:t>
      </w:r>
      <w:r w:rsidR="000B6183" w:rsidRPr="000B6183">
        <w:t>(</w:t>
      </w:r>
      <w:r w:rsidR="000B6183" w:rsidRPr="000B6183">
        <w:rPr>
          <w:rFonts w:ascii="Cambria Math" w:hAnsi="Cambria Math" w:cs="Cambria Math"/>
        </w:rPr>
        <w:t>∼</w:t>
      </w:r>
      <w:r w:rsidR="000B6183" w:rsidRPr="000B6183">
        <w:t>24 million) indexed abstracts from PubMed (</w:t>
      </w:r>
      <w:hyperlink r:id="rId13" w:history="1">
        <w:r w:rsidR="00D31957" w:rsidRPr="002F044C">
          <w:rPr>
            <w:rStyle w:val="Hyperlink"/>
          </w:rPr>
          <w:t>https://pubmed.ncbi.nlm.nih.gov/</w:t>
        </w:r>
      </w:hyperlink>
      <w:r w:rsidR="000B6183" w:rsidRPr="000B6183">
        <w:t>)</w:t>
      </w:r>
      <w:r w:rsidR="00D31957">
        <w:t xml:space="preserve">. </w:t>
      </w:r>
    </w:p>
    <w:p w14:paraId="73EF480B" w14:textId="77777777" w:rsidR="00190A99" w:rsidRDefault="00190A99" w:rsidP="00262B9C">
      <w:r>
        <w:t>DESCRIBE SEARCH STRATEGY</w:t>
      </w:r>
    </w:p>
    <w:p w14:paraId="354739D6" w14:textId="04CAD237" w:rsidR="00D31957" w:rsidRDefault="00D31957" w:rsidP="00262B9C">
      <w:r>
        <w:t xml:space="preserve">retrieved </w:t>
      </w:r>
    </w:p>
    <w:p w14:paraId="1E639F26" w14:textId="2A6DBC90" w:rsidR="009C086F" w:rsidRDefault="000B6183" w:rsidP="00262B9C">
      <w:r w:rsidRPr="000B6183">
        <w:t xml:space="preserve">containing </w:t>
      </w:r>
      <w:r w:rsidR="000F090D">
        <w:t xml:space="preserve">mentions of </w:t>
      </w:r>
      <w:r w:rsidR="00B363C7">
        <w:t xml:space="preserve">a) </w:t>
      </w:r>
      <w:r w:rsidR="00B42BA2">
        <w:t xml:space="preserve">one or more of the </w:t>
      </w:r>
      <w:r w:rsidR="00B42BA2" w:rsidRPr="004D2793">
        <w:t>783</w:t>
      </w:r>
      <w:r w:rsidR="00B42BA2">
        <w:t xml:space="preserve"> confirmed human pathogens identified in a recent LLM-based survey REF</w:t>
      </w:r>
      <w:r w:rsidR="005C2F5D">
        <w:t xml:space="preserve"> </w:t>
      </w:r>
      <w:r w:rsidR="002A7BBA">
        <w:t>and</w:t>
      </w:r>
      <w:r w:rsidR="000F090D">
        <w:t xml:space="preserve"> </w:t>
      </w:r>
      <w:commentRangeStart w:id="28"/>
      <w:r w:rsidR="000F090D">
        <w:t>b</w:t>
      </w:r>
      <w:commentRangeEnd w:id="28"/>
      <w:r w:rsidR="00D14924">
        <w:rPr>
          <w:rStyle w:val="CommentReference"/>
          <w:sz w:val="24"/>
          <w:szCs w:val="24"/>
        </w:rPr>
        <w:commentReference w:id="28"/>
      </w:r>
      <w:r w:rsidR="000F090D">
        <w:t xml:space="preserve">) </w:t>
      </w:r>
      <w:r w:rsidR="005C2F5D">
        <w:t xml:space="preserve">one or more of </w:t>
      </w:r>
      <w:r w:rsidR="00510253" w:rsidRPr="00F95500">
        <w:t>245</w:t>
      </w:r>
      <w:r w:rsidR="00510253">
        <w:t xml:space="preserve"> </w:t>
      </w:r>
      <w:r w:rsidR="00B066B1">
        <w:t xml:space="preserve">antibiotics indexed in the </w:t>
      </w:r>
      <w:r w:rsidR="00DF11B5" w:rsidRPr="00DF1CC8">
        <w:t>WHO Access, Watch, Reserve (AWaRe)</w:t>
      </w:r>
      <w:r w:rsidR="00DF11B5">
        <w:t xml:space="preserve"> (2023)</w:t>
      </w:r>
      <w:r w:rsidR="00510253">
        <w:t xml:space="preserve"> </w:t>
      </w:r>
      <w:r w:rsidR="00396A31">
        <w:t>(</w:t>
      </w:r>
      <w:r w:rsidR="001E144C" w:rsidRPr="00121298">
        <w:t>https://www.who.int/publications/i/item/WHO-MHP-HPS-EML-2023.04</w:t>
      </w:r>
      <w:r w:rsidR="00396A31">
        <w:t xml:space="preserve">) </w:t>
      </w:r>
      <w:r w:rsidR="00EE0840">
        <w:t xml:space="preserve">(filtered list Table S1) </w:t>
      </w:r>
      <w:r w:rsidR="005D31C4">
        <w:t>(Fig. 1).</w:t>
      </w:r>
      <w:r w:rsidR="003670E2">
        <w:t xml:space="preserve"> </w:t>
      </w:r>
      <w:r w:rsidR="00A56B3D">
        <w:t xml:space="preserve">We next </w:t>
      </w:r>
      <w:r w:rsidR="00296401">
        <w:t>assess</w:t>
      </w:r>
      <w:r w:rsidR="007233AD">
        <w:t xml:space="preserve"> whether </w:t>
      </w:r>
      <w:r w:rsidR="00A56B3D">
        <w:t xml:space="preserve">the </w:t>
      </w:r>
      <w:r w:rsidR="00902DCD">
        <w:t xml:space="preserve">authors of each abstract </w:t>
      </w:r>
      <w:r w:rsidR="00902DCD" w:rsidRPr="00902DCD">
        <w:t xml:space="preserve">explicitly assert </w:t>
      </w:r>
      <w:r w:rsidR="00902DCD">
        <w:t xml:space="preserve">that a specific bacterial species is resistant to a specific </w:t>
      </w:r>
      <w:r w:rsidR="00CF2845">
        <w:t xml:space="preserve">antibiotic </w:t>
      </w:r>
      <w:r w:rsidR="00E07C1C">
        <w:t>using a Large Language Model (LLM)</w:t>
      </w:r>
      <w:r w:rsidR="00262B9C">
        <w:t xml:space="preserve"> </w:t>
      </w:r>
      <w:r w:rsidR="00262B9C" w:rsidRPr="00A56B3D">
        <w:t>16</w:t>
      </w:r>
      <w:r w:rsidR="00262B9C">
        <w:t>REF</w:t>
      </w:r>
      <w:r w:rsidR="00E07C1C">
        <w:t xml:space="preserve"> </w:t>
      </w:r>
      <w:commentRangeStart w:id="29"/>
      <w:r w:rsidR="00E07C1C">
        <w:t>prompt</w:t>
      </w:r>
      <w:r w:rsidR="00E07C1C" w:rsidRPr="00A56B3D">
        <w:t xml:space="preserve"> </w:t>
      </w:r>
      <w:commentRangeEnd w:id="29"/>
      <w:r w:rsidR="00DC531A">
        <w:rPr>
          <w:rStyle w:val="CommentReference"/>
          <w:sz w:val="24"/>
          <w:szCs w:val="24"/>
        </w:rPr>
        <w:commentReference w:id="29"/>
      </w:r>
      <w:r w:rsidR="00E07C1C">
        <w:t>(Supplementary Material</w:t>
      </w:r>
      <w:r w:rsidR="00E07C1C" w:rsidRPr="00A56B3D">
        <w:t xml:space="preserve">) </w:t>
      </w:r>
      <w:r w:rsidR="00764F53">
        <w:t xml:space="preserve">implemented in </w:t>
      </w:r>
      <w:r w:rsidR="00262B9C">
        <w:t>OpenAI gpt-5-nano with minimal reasoning effort</w:t>
      </w:r>
      <w:r w:rsidR="00CF2845">
        <w:t xml:space="preserve">. </w:t>
      </w:r>
      <w:r w:rsidR="007D21E3">
        <w:t>After</w:t>
      </w:r>
      <w:r w:rsidR="00EA095D">
        <w:t xml:space="preserve"> a run per</w:t>
      </w:r>
      <w:r w:rsidR="00985DC0">
        <w:t xml:space="preserve">formed </w:t>
      </w:r>
      <w:r w:rsidR="00985DC0" w:rsidRPr="00D14924">
        <w:rPr>
          <w:highlight w:val="yellow"/>
        </w:rPr>
        <w:t>DATE</w:t>
      </w:r>
      <w:r w:rsidR="00985DC0">
        <w:t xml:space="preserve">, this led to </w:t>
      </w:r>
      <w:r w:rsidR="00985DC0" w:rsidRPr="00D14924">
        <w:rPr>
          <w:highlight w:val="yellow"/>
        </w:rPr>
        <w:t xml:space="preserve">xxx </w:t>
      </w:r>
      <w:r w:rsidR="00985DC0">
        <w:t xml:space="preserve">abstracts </w:t>
      </w:r>
      <w:r w:rsidR="007B4335">
        <w:t xml:space="preserve">covering </w:t>
      </w:r>
      <w:r w:rsidR="007B4335" w:rsidRPr="00D14924">
        <w:rPr>
          <w:highlight w:val="yellow"/>
        </w:rPr>
        <w:t xml:space="preserve">xxxx </w:t>
      </w:r>
      <w:r w:rsidR="007B4335">
        <w:t>antibiotic-resistance pairs</w:t>
      </w:r>
      <w:r w:rsidR="00641848">
        <w:t xml:space="preserve"> available for analysis</w:t>
      </w:r>
      <w:r w:rsidR="005D31C4">
        <w:t xml:space="preserve"> (Fig. 1</w:t>
      </w:r>
      <w:commentRangeStart w:id="30"/>
      <w:r w:rsidR="005D31C4">
        <w:t>)</w:t>
      </w:r>
      <w:r w:rsidR="009C086F">
        <w:t>.</w:t>
      </w:r>
      <w:commentRangeEnd w:id="30"/>
      <w:r w:rsidR="00CD34BC">
        <w:rPr>
          <w:rStyle w:val="CommentReference"/>
          <w:sz w:val="24"/>
          <w:szCs w:val="24"/>
        </w:rPr>
        <w:commentReference w:id="30"/>
      </w:r>
    </w:p>
    <w:p w14:paraId="517B14D1" w14:textId="4C499A57" w:rsidR="00FD0957" w:rsidRPr="00FD0957" w:rsidRDefault="00FD0957" w:rsidP="00FD0957">
      <w:r w:rsidRPr="00FD0957">
        <w:rPr>
          <w:noProof/>
        </w:rPr>
        <w:drawing>
          <wp:inline distT="0" distB="0" distL="0" distR="0" wp14:anchorId="323C61A7" wp14:editId="730C49A8">
            <wp:extent cx="2302531" cy="2415540"/>
            <wp:effectExtent l="0" t="0" r="2540" b="3810"/>
            <wp:docPr id="1605478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9260" cy="2422599"/>
                    </a:xfrm>
                    <a:prstGeom prst="rect">
                      <a:avLst/>
                    </a:prstGeom>
                    <a:noFill/>
                    <a:ln>
                      <a:noFill/>
                    </a:ln>
                  </pic:spPr>
                </pic:pic>
              </a:graphicData>
            </a:graphic>
          </wp:inline>
        </w:drawing>
      </w:r>
    </w:p>
    <w:p w14:paraId="66F58A6B" w14:textId="77777777" w:rsidR="00F37C0B" w:rsidRDefault="00F37C0B" w:rsidP="00262B9C"/>
    <w:p w14:paraId="5292A3A4" w14:textId="60AD61C0" w:rsidR="00F37C0B" w:rsidRDefault="00F37C0B" w:rsidP="00262B9C">
      <w:r>
        <w:t xml:space="preserve">Figure 1. </w:t>
      </w:r>
      <w:r w:rsidR="00FD0957">
        <w:t>TO MODIFY</w:t>
      </w:r>
    </w:p>
    <w:p w14:paraId="586E1EC0" w14:textId="720D50DF" w:rsidR="004B2B91" w:rsidRPr="0010137F" w:rsidRDefault="0010137F" w:rsidP="008445F8">
      <w:pPr>
        <w:rPr>
          <w:u w:val="single"/>
        </w:rPr>
      </w:pPr>
      <w:r w:rsidRPr="0010137F">
        <w:rPr>
          <w:u w:val="single"/>
        </w:rPr>
        <w:lastRenderedPageBreak/>
        <w:t>An automated measure of s</w:t>
      </w:r>
      <w:r w:rsidR="004B2B91" w:rsidRPr="0010137F">
        <w:rPr>
          <w:u w:val="single"/>
        </w:rPr>
        <w:t xml:space="preserve">cientific interest in </w:t>
      </w:r>
      <w:r w:rsidRPr="0010137F">
        <w:rPr>
          <w:u w:val="single"/>
        </w:rPr>
        <w:t xml:space="preserve">antibiotic resistance recapitulates known </w:t>
      </w:r>
      <w:commentRangeStart w:id="31"/>
      <w:r w:rsidRPr="0010137F">
        <w:rPr>
          <w:u w:val="single"/>
        </w:rPr>
        <w:t>trends</w:t>
      </w:r>
      <w:commentRangeEnd w:id="31"/>
      <w:r w:rsidR="00763A7A" w:rsidRPr="0010137F">
        <w:rPr>
          <w:rStyle w:val="CommentReference"/>
          <w:sz w:val="24"/>
          <w:szCs w:val="24"/>
          <w:u w:val="single"/>
        </w:rPr>
        <w:commentReference w:id="31"/>
      </w:r>
    </w:p>
    <w:p w14:paraId="5D3C66B6" w14:textId="37266E9C" w:rsidR="008445F8" w:rsidRPr="004C582F" w:rsidRDefault="009C086F" w:rsidP="008445F8">
      <w:r w:rsidRPr="00DE7FBC">
        <w:t xml:space="preserve">For each </w:t>
      </w:r>
      <w:r w:rsidR="00D21539">
        <w:t>species-</w:t>
      </w:r>
      <w:r w:rsidRPr="00DE7FBC">
        <w:t xml:space="preserve">antibiotic pair with </w:t>
      </w:r>
      <w:r w:rsidR="00BB4A46">
        <w:t xml:space="preserve">on average </w:t>
      </w:r>
      <w:r w:rsidRPr="00DE7FBC">
        <w:t>more than one publication a year over the period 2000-2025?</w:t>
      </w:r>
      <w:r w:rsidR="0081631C" w:rsidRPr="00DE7FBC">
        <w:t xml:space="preserve">, </w:t>
      </w:r>
      <w:r w:rsidR="00A92157" w:rsidRPr="00DE7FBC">
        <w:t xml:space="preserve">we calculated </w:t>
      </w:r>
      <w:r w:rsidR="00234F42" w:rsidRPr="00DE7FBC">
        <w:t xml:space="preserve">the </w:t>
      </w:r>
      <w:r w:rsidR="00E3409C">
        <w:t xml:space="preserve">yearly </w:t>
      </w:r>
      <w:r w:rsidR="00234F42" w:rsidRPr="00DE7FBC">
        <w:t>AMR-SI index</w:t>
      </w:r>
      <w:r w:rsidR="00E03EAC">
        <w:t xml:space="preserve"> </w:t>
      </w:r>
      <w:r w:rsidR="00DE7FBC" w:rsidRPr="00DE7FBC">
        <w:t>based on the number of publications devoted to the pair</w:t>
      </w:r>
      <w:r w:rsidR="001056D8">
        <w:t>,</w:t>
      </w:r>
      <w:r w:rsidR="00DE7FBC" w:rsidRPr="00DE7FBC">
        <w:t xml:space="preserve"> after controlling for </w:t>
      </w:r>
      <w:r w:rsidR="00D85689">
        <w:t xml:space="preserve">the overall number of indexed abstracts </w:t>
      </w:r>
      <w:r w:rsidR="00E761A5">
        <w:t>mentioning</w:t>
      </w:r>
      <w:r w:rsidR="00DE7FBC" w:rsidRPr="00DE7FBC">
        <w:t xml:space="preserve"> the </w:t>
      </w:r>
      <w:r w:rsidR="00E761A5">
        <w:t xml:space="preserve">same </w:t>
      </w:r>
      <w:r w:rsidR="00DE7FBC" w:rsidRPr="00DE7FBC">
        <w:t xml:space="preserve">species </w:t>
      </w:r>
      <w:r w:rsidR="00E761A5">
        <w:t>or</w:t>
      </w:r>
      <w:r w:rsidR="00DE7FBC" w:rsidRPr="00DE7FBC">
        <w:t xml:space="preserve"> antibiotic</w:t>
      </w:r>
      <w:r w:rsidR="001056D8">
        <w:t xml:space="preserve"> (see Methods)</w:t>
      </w:r>
      <w:r w:rsidR="00DE7FBC" w:rsidRPr="00DE7FBC">
        <w:t xml:space="preserve">. </w:t>
      </w:r>
      <w:r w:rsidR="00CF085E" w:rsidRPr="00DE7FBC">
        <w:t xml:space="preserve">AMR-SI is </w:t>
      </w:r>
      <w:r w:rsidR="00CF085E">
        <w:t xml:space="preserve">thus </w:t>
      </w:r>
      <w:r w:rsidR="00CF085E" w:rsidRPr="00DE7FBC">
        <w:t>a residualized measure</w:t>
      </w:r>
      <w:r w:rsidR="00CF085E">
        <w:t xml:space="preserve"> XXXXXXXXXXXX A positive AMR-SI indicates that there is more scientific interest in a specific antibiot</w:t>
      </w:r>
      <w:r w:rsidR="000A42BD">
        <w:t>i</w:t>
      </w:r>
      <w:r w:rsidR="00CF085E">
        <w:t xml:space="preserve">c resistance in a species </w:t>
      </w:r>
      <w:r w:rsidR="000A42BD">
        <w:t xml:space="preserve">than expected whereas a negative AMR-SI indicates </w:t>
      </w:r>
      <w:r w:rsidR="00896024">
        <w:t xml:space="preserve">that there is less than expected scientific interest. </w:t>
      </w:r>
      <w:r w:rsidR="00E761A5" w:rsidRPr="004C582F">
        <w:t xml:space="preserve">We treat </w:t>
      </w:r>
      <w:r w:rsidR="006C07EE">
        <w:t>this index</w:t>
      </w:r>
      <w:r w:rsidR="008445F8" w:rsidRPr="004C582F">
        <w:t xml:space="preserve"> </w:t>
      </w:r>
      <w:r w:rsidR="00E761A5" w:rsidRPr="004C582F">
        <w:t>as a measure of scientific attention</w:t>
      </w:r>
      <w:r w:rsidR="004C582F" w:rsidRPr="004C582F">
        <w:t xml:space="preserve"> (not </w:t>
      </w:r>
      <w:r w:rsidR="008445F8" w:rsidRPr="004C582F">
        <w:t>a measure of resistance prevalence</w:t>
      </w:r>
      <w:r w:rsidR="004C582F" w:rsidRPr="004C582F">
        <w:t xml:space="preserve"> or </w:t>
      </w:r>
      <w:r w:rsidR="008445F8" w:rsidRPr="004C582F">
        <w:t>clinical burden</w:t>
      </w:r>
      <w:r w:rsidR="004C582F" w:rsidRPr="004C582F">
        <w:t>)</w:t>
      </w:r>
      <w:r w:rsidR="007D25C1">
        <w:t>.</w:t>
      </w:r>
    </w:p>
    <w:p w14:paraId="6DC9EC0C" w14:textId="3A0493DF" w:rsidR="00306487" w:rsidRDefault="004B2B91">
      <w:r>
        <w:t>P</w:t>
      </w:r>
      <w:r w:rsidR="007D25C1">
        <w:t>lotting AMR-SI over time</w:t>
      </w:r>
      <w:r>
        <w:t xml:space="preserve"> </w:t>
      </w:r>
      <w:r w:rsidR="00CC0130">
        <w:t xml:space="preserve">captures well-established trends in resistance evolution. </w:t>
      </w:r>
      <w:r w:rsidR="00241717">
        <w:t xml:space="preserve">DESCRIBE 4 GOOD EXAMPLES OF CONTRASTING TRENDS HERE, REFER TO </w:t>
      </w:r>
      <w:r w:rsidR="00034FCE">
        <w:t>OLDER PAPERS DESCRIBING THESE SAME TRENDS</w:t>
      </w:r>
    </w:p>
    <w:p w14:paraId="431AC735" w14:textId="77777777" w:rsidR="00F83938" w:rsidRDefault="00F83938"/>
    <w:p w14:paraId="77AE317F" w14:textId="77777777" w:rsidR="00F83938" w:rsidRDefault="00F83938"/>
    <w:p w14:paraId="12865560" w14:textId="016960FE" w:rsidR="00CB4B06" w:rsidRDefault="00CB4B06">
      <w:r>
        <w:t>Fig</w:t>
      </w:r>
      <w:r w:rsidR="009000B6">
        <w:t>ure</w:t>
      </w:r>
      <w:r>
        <w:t xml:space="preserve"> 2</w:t>
      </w:r>
      <w:r w:rsidR="009000B6">
        <w:t>.</w:t>
      </w:r>
      <w:r>
        <w:t>ABC</w:t>
      </w:r>
      <w:r w:rsidR="00B153BB">
        <w:t>D four</w:t>
      </w:r>
      <w:r>
        <w:t xml:space="preserve"> distinct species-antibiotic trends</w:t>
      </w:r>
      <w:r w:rsidR="00241717">
        <w:t>.</w:t>
      </w:r>
    </w:p>
    <w:p w14:paraId="584FC8EB" w14:textId="77777777" w:rsidR="00CC0130" w:rsidRDefault="00CC0130"/>
    <w:p w14:paraId="732A27C3" w14:textId="3394F840" w:rsidR="00034FCE" w:rsidRPr="00477EAE" w:rsidRDefault="00034FCE">
      <w:pPr>
        <w:rPr>
          <w:u w:val="single"/>
        </w:rPr>
      </w:pPr>
      <w:r w:rsidRPr="00477EAE">
        <w:rPr>
          <w:u w:val="single"/>
        </w:rPr>
        <w:t xml:space="preserve">Past and current scientific </w:t>
      </w:r>
      <w:r w:rsidR="00477EAE" w:rsidRPr="00477EAE">
        <w:rPr>
          <w:u w:val="single"/>
        </w:rPr>
        <w:t xml:space="preserve">interest can be used to predict future </w:t>
      </w:r>
      <w:commentRangeStart w:id="32"/>
      <w:r w:rsidR="00477EAE" w:rsidRPr="00477EAE">
        <w:rPr>
          <w:u w:val="single"/>
        </w:rPr>
        <w:t xml:space="preserve">trends </w:t>
      </w:r>
      <w:commentRangeEnd w:id="32"/>
      <w:r w:rsidR="00477EAE" w:rsidRPr="00477EAE">
        <w:rPr>
          <w:rStyle w:val="CommentReference"/>
          <w:sz w:val="24"/>
          <w:szCs w:val="24"/>
          <w:u w:val="single"/>
        </w:rPr>
        <w:commentReference w:id="32"/>
      </w:r>
    </w:p>
    <w:p w14:paraId="3E55C009" w14:textId="4EBF25EF" w:rsidR="00477EAE" w:rsidRDefault="00A631F2">
      <w:r>
        <w:t xml:space="preserve">EXPLAIN/RECAP EXTRAPOLATION APPROACH OF FIG2 DAT </w:t>
      </w:r>
    </w:p>
    <w:p w14:paraId="0ABCCC66" w14:textId="20CB16F2" w:rsidR="00477EAE" w:rsidRDefault="009000B6">
      <w:r>
        <w:t>EXPLAIN FIG 3</w:t>
      </w:r>
      <w:r w:rsidR="00A60708">
        <w:t xml:space="preserve"> </w:t>
      </w:r>
    </w:p>
    <w:p w14:paraId="29F429D5" w14:textId="07FA2353" w:rsidR="00BA55F6" w:rsidRDefault="00CB4B06">
      <w:r>
        <w:t>Explain discrepancies with GLASS list</w:t>
      </w:r>
    </w:p>
    <w:p w14:paraId="4BD8444C" w14:textId="437E1C14" w:rsidR="005D2C1B" w:rsidRDefault="005D2C1B" w:rsidP="005D2C1B"/>
    <w:p w14:paraId="02E7C388" w14:textId="0900FAFD" w:rsidR="009000B6" w:rsidRDefault="009000B6" w:rsidP="005D2C1B">
      <w:r>
        <w:t xml:space="preserve">Figure 3. </w:t>
      </w:r>
      <w:r w:rsidR="0083527A">
        <w:t xml:space="preserve">AMR-SI predicted for 2030 </w:t>
      </w:r>
      <w:r w:rsidR="001B2F35">
        <w:t>applied to</w:t>
      </w:r>
      <w:r w:rsidR="0083527A">
        <w:t xml:space="preserve"> X pathogen species-antibiotic pairs </w:t>
      </w:r>
      <w:r w:rsidR="001B2F35">
        <w:t>with TRESHOLD HERE</w:t>
      </w:r>
      <w:r w:rsidR="00A60708">
        <w:t>.</w:t>
      </w:r>
      <w:r w:rsidR="009B6AF1">
        <w:t xml:space="preserve"> </w:t>
      </w:r>
    </w:p>
    <w:p w14:paraId="662015EB" w14:textId="18A1668C" w:rsidR="009000B6" w:rsidRDefault="009000B6" w:rsidP="005D2C1B">
      <w:r>
        <w:t xml:space="preserve"> </w:t>
      </w:r>
    </w:p>
    <w:p w14:paraId="33F8F3A8" w14:textId="24F3BCBC" w:rsidR="00AE59C0" w:rsidRDefault="00AE59C0">
      <w:pPr>
        <w:rPr>
          <w:b/>
          <w:bCs/>
        </w:rPr>
      </w:pPr>
      <w:commentRangeStart w:id="33"/>
      <w:r w:rsidRPr="00AE59C0">
        <w:rPr>
          <w:b/>
          <w:bCs/>
        </w:rPr>
        <w:t>Discussion</w:t>
      </w:r>
      <w:commentRangeEnd w:id="33"/>
      <w:r w:rsidR="004F0A52">
        <w:rPr>
          <w:rStyle w:val="CommentReference"/>
          <w:b/>
          <w:bCs/>
          <w:sz w:val="24"/>
          <w:szCs w:val="24"/>
        </w:rPr>
        <w:commentReference w:id="33"/>
      </w:r>
    </w:p>
    <w:p w14:paraId="70D5BCEC" w14:textId="77777777" w:rsidR="00AD69DC" w:rsidRDefault="00AD69DC" w:rsidP="00AD69DC">
      <w:r>
        <w:t xml:space="preserve">International surveillance is a crucial tool in efforts to contain the spread of AMR, allowing monitoring changes in specific resistance prevalences over time, detecting emerging threats, identifying high-risk pathogen species, resistance genes and transmission pathways, help develop evidence-based treatment recommendations and update national prescribing guidelines REFS. </w:t>
      </w:r>
    </w:p>
    <w:p w14:paraId="0D8DBC11" w14:textId="77777777" w:rsidR="00F60CF7" w:rsidRDefault="00F60CF7">
      <w:r>
        <w:t>Recap and novelty</w:t>
      </w:r>
    </w:p>
    <w:p w14:paraId="199E2DD7" w14:textId="77777777" w:rsidR="003A54C9" w:rsidRDefault="003A54C9" w:rsidP="003A54C9">
      <w:r>
        <w:lastRenderedPageBreak/>
        <w:t>By enabling early detection, tracking dissemination, informing clinical practice, guiding policy, and coordinating international responses, surveillance is one of the foundational pillars of efforts to contain the AMR crisis. Without robust international surveillance, resistant pathogens would spread largely undetected until they become established, making outbreaks more difficult and costly to control.</w:t>
      </w:r>
    </w:p>
    <w:p w14:paraId="1600D595" w14:textId="7EF512A2" w:rsidR="00735D26" w:rsidRDefault="009A7C72">
      <w:r>
        <w:t>Our literature-based</w:t>
      </w:r>
      <w:r w:rsidRPr="00E319CE">
        <w:t xml:space="preserve"> </w:t>
      </w:r>
      <w:r>
        <w:t>approach is completely separate from standardised, clone-by-clone lab analyses complete with details on patient, location and date and could never supplant it, but it could complement it.</w:t>
      </w:r>
    </w:p>
    <w:p w14:paraId="429084B8" w14:textId="77777777" w:rsidR="009A4237" w:rsidRDefault="009A4237" w:rsidP="009A4237">
      <w:r>
        <w:t>AMR surveillance data are based on</w:t>
      </w:r>
      <w:r w:rsidRPr="00967290">
        <w:t xml:space="preserve"> </w:t>
      </w:r>
      <w:r>
        <w:t xml:space="preserve">resistance profiles from hospital- and other laboratories by public health agencies which aggregate and analyse the data for trends and outbreaks. After expert review and interpretation this data is then shared through networks such as the World Health Organization Global Antimicrobial Resistance and Use Surveillance System (GLASS) REF, </w:t>
      </w:r>
    </w:p>
    <w:p w14:paraId="4F0F1850" w14:textId="77777777" w:rsidR="006F002C" w:rsidRDefault="006F002C"/>
    <w:p w14:paraId="452B06E0" w14:textId="6EE932C8" w:rsidR="00AE59C0" w:rsidRDefault="008A7035">
      <w:r>
        <w:t>Caveats</w:t>
      </w:r>
      <w:r w:rsidR="00847CA5">
        <w:t>:</w:t>
      </w:r>
    </w:p>
    <w:p w14:paraId="37B9C9B8" w14:textId="2A03CD56" w:rsidR="006A150E" w:rsidRDefault="006A150E">
      <w:r>
        <w:t>Miss papers that only mention antibiotic class</w:t>
      </w:r>
    </w:p>
    <w:p w14:paraId="0D27F619" w14:textId="11DAE133" w:rsidR="00387E8F" w:rsidRPr="003836A4" w:rsidRDefault="00387E8F" w:rsidP="00387E8F">
      <w:r w:rsidRPr="003836A4">
        <w:t>Bad paper = bad llm performance, ask Richard</w:t>
      </w:r>
      <w:r w:rsidR="00244A36">
        <w:t xml:space="preserve"> example</w:t>
      </w:r>
    </w:p>
    <w:p w14:paraId="5118E516" w14:textId="77777777" w:rsidR="00387E8F" w:rsidRDefault="00387E8F" w:rsidP="00387E8F">
      <w:r w:rsidRPr="003836A4">
        <w:t>Quality LLM</w:t>
      </w:r>
    </w:p>
    <w:p w14:paraId="07A5E686" w14:textId="02895CD4" w:rsidR="005C6950" w:rsidRPr="003836A4" w:rsidRDefault="005C6950" w:rsidP="00387E8F">
      <w:r>
        <w:t>Moreover, abstracts can refer to a single strain or collections of strains,</w:t>
      </w:r>
    </w:p>
    <w:p w14:paraId="43196C30" w14:textId="4E007A13" w:rsidR="00387E8F" w:rsidRPr="003836A4" w:rsidRDefault="00387E8F" w:rsidP="00387E8F">
      <w:r w:rsidRPr="003836A4">
        <w:t xml:space="preserve">Resistance is resistance, so E coli vancomycin resistance </w:t>
      </w:r>
      <w:r w:rsidR="00C07C25">
        <w:t xml:space="preserve">is </w:t>
      </w:r>
      <w:r w:rsidRPr="003836A4">
        <w:t>counted as well</w:t>
      </w:r>
    </w:p>
    <w:p w14:paraId="41583631" w14:textId="6F8589DB" w:rsidR="00387E8F" w:rsidRPr="003836A4" w:rsidRDefault="00812A26" w:rsidP="00387E8F">
      <w:r>
        <w:t>Data is fuzzy but trends shine through</w:t>
      </w:r>
    </w:p>
    <w:p w14:paraId="46DC2FDF" w14:textId="6660819F" w:rsidR="008A7035" w:rsidRDefault="008A7035">
      <w:r>
        <w:t>Future modifications</w:t>
      </w:r>
    </w:p>
    <w:p w14:paraId="7EB80B43" w14:textId="77777777" w:rsidR="00847CA5" w:rsidRDefault="005D2C1B" w:rsidP="00847CA5">
      <w:r>
        <w:t>Conclusion</w:t>
      </w:r>
      <w:r w:rsidR="00847CA5">
        <w:t xml:space="preserve"> From eminence to evidence based science</w:t>
      </w:r>
    </w:p>
    <w:sectPr w:rsidR="00847CA5">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s, Michiel" w:date="2026-09-14T17:54:00Z" w:initials="MV">
    <w:p w14:paraId="6EFD8248" w14:textId="3EDCCD56" w:rsidR="00E24CFE" w:rsidRDefault="00E24CFE" w:rsidP="00E24CFE">
      <w:pPr>
        <w:pStyle w:val="CommentText"/>
      </w:pPr>
      <w:r>
        <w:rPr>
          <w:rStyle w:val="CommentReference"/>
        </w:rPr>
        <w:annotationRef/>
      </w:r>
      <w:r>
        <w:t>Feel free to change (tracked changes), this is a bit rough in places</w:t>
      </w:r>
    </w:p>
  </w:comment>
  <w:comment w:id="1" w:author="Vos, Michiel" w:date="2026-09-14T11:04:00Z" w:initials="MV">
    <w:p w14:paraId="5B7AC7A9" w14:textId="77777777" w:rsidR="00FF1950" w:rsidRDefault="00FF1950" w:rsidP="00AE1B23">
      <w:pPr>
        <w:pStyle w:val="CommentText"/>
      </w:pPr>
      <w:r>
        <w:rPr>
          <w:rStyle w:val="CommentReference"/>
        </w:rPr>
        <w:annotationRef/>
      </w:r>
      <w:r>
        <w:t>Add date</w:t>
      </w:r>
    </w:p>
  </w:comment>
  <w:comment w:id="2" w:author="Vos, Michiel" w:date="2026-09-14T11:04:00Z" w:initials="MV">
    <w:p w14:paraId="104A898C" w14:textId="77777777" w:rsidR="00FF1950" w:rsidRDefault="00FF1950" w:rsidP="00AB2839">
      <w:pPr>
        <w:pStyle w:val="CommentText"/>
      </w:pPr>
      <w:r>
        <w:rPr>
          <w:rStyle w:val="CommentReference"/>
        </w:rPr>
        <w:annotationRef/>
      </w:r>
      <w:r>
        <w:t>REF?</w:t>
      </w:r>
    </w:p>
  </w:comment>
  <w:comment w:id="3" w:author="Vos, Michiel" w:date="2026-09-14T11:04:00Z" w:initials="MV">
    <w:p w14:paraId="168B6999" w14:textId="77777777" w:rsidR="00FF1950" w:rsidRDefault="00FF1950" w:rsidP="00AB2839">
      <w:pPr>
        <w:pStyle w:val="CommentText"/>
      </w:pPr>
      <w:r>
        <w:rPr>
          <w:rStyle w:val="CommentReference"/>
        </w:rPr>
        <w:annotationRef/>
      </w:r>
      <w:r>
        <w:t>Add bounds</w:t>
      </w:r>
    </w:p>
  </w:comment>
  <w:comment w:id="4" w:author="Vos, Michiel" w:date="2026-09-14T11:06:00Z" w:initials="MV">
    <w:p w14:paraId="7D5ECCB9" w14:textId="77777777" w:rsidR="00FF1950" w:rsidRDefault="00FF1950" w:rsidP="00B74A86">
      <w:pPr>
        <w:pStyle w:val="CommentText"/>
      </w:pPr>
      <w:r>
        <w:rPr>
          <w:rStyle w:val="CommentReference"/>
        </w:rPr>
        <w:annotationRef/>
      </w:r>
      <w:r>
        <w:t>Would be good to add pre and post deduplciation abstact nrs to Fig 1.</w:t>
      </w:r>
    </w:p>
  </w:comment>
  <w:comment w:id="5" w:author="Vos, Michiel" w:date="2026-09-14T11:16:00Z" w:initials="MV">
    <w:p w14:paraId="38E0D39D" w14:textId="77777777" w:rsidR="00FF1950" w:rsidRDefault="00FF1950" w:rsidP="005E0F9A">
      <w:pPr>
        <w:pStyle w:val="CommentText"/>
      </w:pPr>
      <w:r>
        <w:rPr>
          <w:rStyle w:val="CommentReference"/>
        </w:rPr>
        <w:annotationRef/>
      </w:r>
      <w:r>
        <w:t>Need info on model used</w:t>
      </w:r>
    </w:p>
  </w:comment>
  <w:comment w:id="6" w:author="Vos, Michiel" w:date="2026-09-14T11:18:00Z" w:initials="MV">
    <w:p w14:paraId="2422F1FF" w14:textId="77777777" w:rsidR="00FF1950" w:rsidRDefault="00FF1950" w:rsidP="00835841">
      <w:pPr>
        <w:pStyle w:val="CommentText"/>
      </w:pPr>
      <w:r>
        <w:rPr>
          <w:rStyle w:val="CommentReference"/>
        </w:rPr>
        <w:annotationRef/>
      </w:r>
      <w:r>
        <w:t>Can you paste it in at the end of the doc plse?</w:t>
      </w:r>
    </w:p>
  </w:comment>
  <w:comment w:id="7" w:author="Vos, Michiel" w:date="2026-09-14T11:19:00Z" w:initials="MV">
    <w:p w14:paraId="6BAA93CF" w14:textId="77777777" w:rsidR="00FF1950" w:rsidRDefault="00FF1950" w:rsidP="00D52EC9">
      <w:pPr>
        <w:pStyle w:val="CommentText"/>
      </w:pPr>
      <w:r>
        <w:rPr>
          <w:rStyle w:val="CommentReference"/>
        </w:rPr>
        <w:annotationRef/>
      </w:r>
      <w:r>
        <w:t>Is 2</w:t>
      </w:r>
      <w:r>
        <w:rPr>
          <w:vertAlign w:val="superscript"/>
        </w:rPr>
        <w:t>nd</w:t>
      </w:r>
      <w:r>
        <w:t xml:space="preserve"> step in Fig 1 right?</w:t>
      </w:r>
    </w:p>
  </w:comment>
  <w:comment w:id="8" w:author="Vos, Michiel" w:date="2026-09-14T11:20:00Z" w:initials="MV">
    <w:p w14:paraId="09F553AE" w14:textId="77777777" w:rsidR="00FF1950" w:rsidRDefault="00FF1950" w:rsidP="00B14457">
      <w:pPr>
        <w:pStyle w:val="CommentText"/>
      </w:pPr>
      <w:r>
        <w:rPr>
          <w:rStyle w:val="CommentReference"/>
        </w:rPr>
        <w:annotationRef/>
      </w:r>
      <w:r>
        <w:t>Needed?</w:t>
      </w:r>
    </w:p>
  </w:comment>
  <w:comment w:id="9" w:author="Vos, Michiel" w:date="2026-09-14T11:21:00Z" w:initials="MV">
    <w:p w14:paraId="2397E7D8" w14:textId="77777777" w:rsidR="00FF1950" w:rsidRDefault="00FF1950" w:rsidP="00F03140">
      <w:pPr>
        <w:pStyle w:val="CommentText"/>
      </w:pPr>
      <w:r>
        <w:rPr>
          <w:rStyle w:val="CommentReference"/>
        </w:rPr>
        <w:annotationRef/>
      </w:r>
      <w:r>
        <w:t>“irrespective of AMR”=needed?</w:t>
      </w:r>
    </w:p>
  </w:comment>
  <w:comment w:id="10" w:author="Vos, Michiel" w:date="2026-09-14T11:28:00Z" w:initials="MV">
    <w:p w14:paraId="1F74D898" w14:textId="77777777" w:rsidR="00FF1950" w:rsidRDefault="00FF1950" w:rsidP="00477932">
      <w:pPr>
        <w:pStyle w:val="CommentText"/>
      </w:pPr>
      <w:r>
        <w:rPr>
          <w:rStyle w:val="CommentReference"/>
        </w:rPr>
        <w:annotationRef/>
      </w:r>
      <w:r>
        <w:t>Species antibiotic combinations right?</w:t>
      </w:r>
    </w:p>
  </w:comment>
  <w:comment w:id="11" w:author="Vos, Michiel" w:date="2026-09-14T11:49:00Z" w:initials="MV">
    <w:p w14:paraId="60A5F038" w14:textId="77777777" w:rsidR="00FF1950" w:rsidRDefault="00FF1950" w:rsidP="00605C99">
      <w:pPr>
        <w:pStyle w:val="CommentText"/>
      </w:pPr>
      <w:r>
        <w:rPr>
          <w:rStyle w:val="CommentReference"/>
        </w:rPr>
        <w:annotationRef/>
      </w:r>
      <w:r>
        <w:t>See comment below (we use data from up to 2025?)</w:t>
      </w:r>
    </w:p>
  </w:comment>
  <w:comment w:id="13" w:author="Vos, Michiel" w:date="2026-09-14T11:43:00Z" w:initials="MV">
    <w:p w14:paraId="58FD8C9A" w14:textId="77777777" w:rsidR="00FF1950" w:rsidRDefault="00FF1950" w:rsidP="00A02684">
      <w:pPr>
        <w:pStyle w:val="CommentText"/>
      </w:pPr>
      <w:r>
        <w:rPr>
          <w:rStyle w:val="CommentReference"/>
        </w:rPr>
        <w:annotationRef/>
      </w:r>
      <w:r>
        <w:t>‘volume’ might not be easily interpretable enough</w:t>
      </w:r>
    </w:p>
  </w:comment>
  <w:comment w:id="19" w:author="Vos, Michiel" w:date="2026-09-14T11:34:00Z" w:initials="MV">
    <w:p w14:paraId="1207DE3E" w14:textId="77777777" w:rsidR="00FF1950" w:rsidRDefault="00FF1950" w:rsidP="00CC08AF">
      <w:pPr>
        <w:pStyle w:val="CommentText"/>
      </w:pPr>
      <w:r>
        <w:rPr>
          <w:rStyle w:val="CommentReference"/>
        </w:rPr>
        <w:annotationRef/>
      </w:r>
      <w:r>
        <w:t>?</w:t>
      </w:r>
    </w:p>
  </w:comment>
  <w:comment w:id="20" w:author="Vos, Michiel" w:date="2026-09-14T11:35:00Z" w:initials="MV">
    <w:p w14:paraId="52E5B262" w14:textId="77777777" w:rsidR="00FF1950" w:rsidRDefault="00FF1950" w:rsidP="009B1578">
      <w:pPr>
        <w:pStyle w:val="CommentText"/>
      </w:pPr>
      <w:r>
        <w:rPr>
          <w:rStyle w:val="CommentReference"/>
        </w:rPr>
        <w:annotationRef/>
      </w:r>
      <w:r>
        <w:t>REF?</w:t>
      </w:r>
    </w:p>
  </w:comment>
  <w:comment w:id="21" w:author="Vos, Michiel" w:date="2026-09-14T11:35:00Z" w:initials="MV">
    <w:p w14:paraId="50F94CD7" w14:textId="77777777" w:rsidR="00FF1950" w:rsidRDefault="00FF1950" w:rsidP="009B1578">
      <w:pPr>
        <w:pStyle w:val="CommentText"/>
      </w:pPr>
      <w:r>
        <w:rPr>
          <w:rStyle w:val="CommentReference"/>
        </w:rPr>
        <w:annotationRef/>
      </w:r>
      <w:r>
        <w:t>Method? Ref?</w:t>
      </w:r>
    </w:p>
  </w:comment>
  <w:comment w:id="22" w:author="Vos, Michiel" w:date="2026-09-14T11:44:00Z" w:initials="MV">
    <w:p w14:paraId="0705BBE3" w14:textId="77777777" w:rsidR="00FF1950" w:rsidRDefault="00FF1950" w:rsidP="009743D8">
      <w:pPr>
        <w:pStyle w:val="CommentText"/>
      </w:pPr>
      <w:r>
        <w:rPr>
          <w:rStyle w:val="CommentReference"/>
        </w:rPr>
        <w:annotationRef/>
      </w:r>
      <w:r>
        <w:t>REF?</w:t>
      </w:r>
    </w:p>
  </w:comment>
  <w:comment w:id="23" w:author="Vos, Michiel" w:date="2026-09-14T11:45:00Z" w:initials="MV">
    <w:p w14:paraId="02059689" w14:textId="77777777" w:rsidR="00FF1950" w:rsidRDefault="00FF1950" w:rsidP="00FF3F8E">
      <w:pPr>
        <w:pStyle w:val="CommentText"/>
      </w:pPr>
      <w:r>
        <w:rPr>
          <w:rStyle w:val="CommentReference"/>
        </w:rPr>
        <w:annotationRef/>
      </w:r>
      <w:r>
        <w:t>To be made more explicit</w:t>
      </w:r>
    </w:p>
  </w:comment>
  <w:comment w:id="24" w:author="Vos, Michiel" w:date="2026-09-14T11:46:00Z" w:initials="MV">
    <w:p w14:paraId="2B6CB98C" w14:textId="77777777" w:rsidR="00FF1950" w:rsidRDefault="00FF1950" w:rsidP="00D51EA4">
      <w:pPr>
        <w:pStyle w:val="CommentText"/>
      </w:pPr>
      <w:r>
        <w:rPr>
          <w:rStyle w:val="CommentReference"/>
        </w:rPr>
        <w:annotationRef/>
      </w:r>
      <w:r>
        <w:t>?</w:t>
      </w:r>
    </w:p>
  </w:comment>
  <w:comment w:id="25" w:author="Vos, Michiel" w:date="2026-09-14T11:48:00Z" w:initials="MV">
    <w:p w14:paraId="0516F70C" w14:textId="77777777" w:rsidR="00FF1950" w:rsidRDefault="00FF1950" w:rsidP="00FD7BFA">
      <w:pPr>
        <w:pStyle w:val="CommentText"/>
      </w:pPr>
      <w:r>
        <w:rPr>
          <w:rStyle w:val="CommentReference"/>
        </w:rPr>
        <w:annotationRef/>
      </w:r>
      <w:r>
        <w:t>Or 2025 as below? The first section of methods states we use data 2000-2023 so this is not clear</w:t>
      </w:r>
    </w:p>
  </w:comment>
  <w:comment w:id="26" w:author="Vos, Michiel" w:date="2026-09-14T11:47:00Z" w:initials="MV">
    <w:p w14:paraId="5D1040E7" w14:textId="77777777" w:rsidR="00FF1950" w:rsidRDefault="00FF1950" w:rsidP="00AD15F2">
      <w:pPr>
        <w:pStyle w:val="CommentText"/>
      </w:pPr>
      <w:r>
        <w:rPr>
          <w:rStyle w:val="CommentReference"/>
        </w:rPr>
        <w:annotationRef/>
      </w:r>
      <w:r>
        <w:t>?</w:t>
      </w:r>
    </w:p>
  </w:comment>
  <w:comment w:id="27" w:author="Vos, Michiel" w:date="2026-09-14T11:51:00Z" w:initials="MV">
    <w:p w14:paraId="5396CAF0" w14:textId="77777777" w:rsidR="00FF1950" w:rsidRDefault="00FF1950" w:rsidP="000E586E">
      <w:pPr>
        <w:pStyle w:val="CommentText"/>
      </w:pPr>
      <w:r>
        <w:rPr>
          <w:rStyle w:val="CommentReference"/>
        </w:rPr>
        <w:annotationRef/>
      </w:r>
      <w:r>
        <w:t>Merge this section with the section above?</w:t>
      </w:r>
    </w:p>
  </w:comment>
  <w:comment w:id="28" w:author="Vos, Michiel" w:date="2026-07-22T11:33:00Z" w:initials="MV">
    <w:p w14:paraId="2AD80580" w14:textId="77777777" w:rsidR="00D14924" w:rsidRDefault="00D14924" w:rsidP="00D14924">
      <w:pPr>
        <w:pStyle w:val="CommentText"/>
      </w:pPr>
      <w:r>
        <w:rPr>
          <w:rStyle w:val="CommentReference"/>
        </w:rPr>
        <w:annotationRef/>
      </w:r>
      <w:r>
        <w:t>What are the ‘broad AMR terms you mentioned that are also use? These need to be mentioned here or in the supplement</w:t>
      </w:r>
    </w:p>
  </w:comment>
  <w:comment w:id="29" w:author="Vos, Michiel" w:date="2026-07-22T11:21:00Z" w:initials="MV">
    <w:p w14:paraId="5A91814F" w14:textId="77777777" w:rsidR="00DC531A" w:rsidRDefault="00DC531A" w:rsidP="00DC531A">
      <w:pPr>
        <w:pStyle w:val="CommentText"/>
      </w:pPr>
      <w:r>
        <w:rPr>
          <w:rStyle w:val="CommentReference"/>
        </w:rPr>
        <w:annotationRef/>
      </w:r>
      <w:r>
        <w:t>Probably to be added without the category bit</w:t>
      </w:r>
    </w:p>
  </w:comment>
  <w:comment w:id="30" w:author="Vos, Michiel" w:date="2026-09-14T13:30:00Z" w:initials="MV">
    <w:p w14:paraId="6A7F5D74" w14:textId="77777777" w:rsidR="00CD34BC" w:rsidRDefault="00CD34BC" w:rsidP="00CD34BC">
      <w:pPr>
        <w:pStyle w:val="CommentText"/>
      </w:pPr>
      <w:r>
        <w:rPr>
          <w:rStyle w:val="CommentReference"/>
        </w:rPr>
        <w:annotationRef/>
      </w:r>
      <w:r>
        <w:t>What are all steps?</w:t>
      </w:r>
    </w:p>
    <w:p w14:paraId="33311B29" w14:textId="77777777" w:rsidR="00CD34BC" w:rsidRDefault="00CD34BC" w:rsidP="00CD34BC">
      <w:pPr>
        <w:pStyle w:val="CommentText"/>
      </w:pPr>
    </w:p>
    <w:p w14:paraId="7DEBBC92" w14:textId="77777777" w:rsidR="00CD34BC" w:rsidRDefault="00CD34BC" w:rsidP="00CD34BC">
      <w:pPr>
        <w:pStyle w:val="CommentText"/>
      </w:pPr>
      <w:r>
        <w:t>1 nr of abstracts initially retrieved</w:t>
      </w:r>
    </w:p>
    <w:p w14:paraId="57AE3495" w14:textId="77777777" w:rsidR="00CD34BC" w:rsidRDefault="00CD34BC" w:rsidP="00CD34BC">
      <w:pPr>
        <w:pStyle w:val="CommentText"/>
      </w:pPr>
    </w:p>
    <w:p w14:paraId="51242898" w14:textId="77777777" w:rsidR="00CD34BC" w:rsidRDefault="00CD34BC" w:rsidP="00CD34BC">
      <w:pPr>
        <w:pStyle w:val="CommentText"/>
      </w:pPr>
      <w:r>
        <w:t>2 de-duplicated abstracts</w:t>
      </w:r>
    </w:p>
    <w:p w14:paraId="733641B5" w14:textId="77777777" w:rsidR="00CD34BC" w:rsidRDefault="00CD34BC" w:rsidP="00CD34BC">
      <w:pPr>
        <w:pStyle w:val="CommentText"/>
      </w:pPr>
    </w:p>
    <w:p w14:paraId="0383AB94" w14:textId="77777777" w:rsidR="00CD34BC" w:rsidRDefault="00CD34BC" w:rsidP="00CD34BC">
      <w:pPr>
        <w:pStyle w:val="CommentText"/>
      </w:pPr>
      <w:r>
        <w:t>3 abstracts with LLM answers</w:t>
      </w:r>
    </w:p>
    <w:p w14:paraId="6D59F2C0" w14:textId="77777777" w:rsidR="00CD34BC" w:rsidRDefault="00CD34BC" w:rsidP="00CD34BC">
      <w:pPr>
        <w:pStyle w:val="CommentText"/>
      </w:pPr>
    </w:p>
    <w:p w14:paraId="2EC2B37A" w14:textId="77777777" w:rsidR="00CD34BC" w:rsidRDefault="00CD34BC" w:rsidP="00CD34BC">
      <w:pPr>
        <w:pStyle w:val="CommentText"/>
      </w:pPr>
      <w:r>
        <w:t>4 more than on av 1 abstract/y abstracts 2000-2025</w:t>
      </w:r>
    </w:p>
    <w:p w14:paraId="7E6C0F61" w14:textId="77777777" w:rsidR="00CD34BC" w:rsidRDefault="00CD34BC" w:rsidP="00CD34BC">
      <w:pPr>
        <w:pStyle w:val="CommentText"/>
      </w:pPr>
    </w:p>
    <w:p w14:paraId="0BC8AFC0" w14:textId="77777777" w:rsidR="00CD34BC" w:rsidRDefault="00CD34BC" w:rsidP="00CD34BC">
      <w:pPr>
        <w:pStyle w:val="CommentText"/>
      </w:pPr>
      <w:r>
        <w:t>?</w:t>
      </w:r>
    </w:p>
  </w:comment>
  <w:comment w:id="31" w:author="Vos, Michiel" w:date="2026-09-14T13:55:00Z" w:initials="MV">
    <w:p w14:paraId="0A38B8FA" w14:textId="77777777" w:rsidR="00315188" w:rsidRDefault="00763A7A" w:rsidP="00315188">
      <w:pPr>
        <w:pStyle w:val="CommentText"/>
      </w:pPr>
      <w:r>
        <w:rPr>
          <w:rStyle w:val="CommentReference"/>
        </w:rPr>
        <w:annotationRef/>
      </w:r>
      <w:r w:rsidR="00315188">
        <w:t>badly phrased - Fig 2 shows that applyign ‘simple’ filters to abstract nrs is able to capture real/known trends</w:t>
      </w:r>
    </w:p>
  </w:comment>
  <w:comment w:id="32" w:author="Vos, Michiel" w:date="2026-09-14T13:58:00Z" w:initials="MV">
    <w:p w14:paraId="75048471" w14:textId="77777777" w:rsidR="009B6AF1" w:rsidRDefault="00477EAE" w:rsidP="009B6AF1">
      <w:pPr>
        <w:pStyle w:val="CommentText"/>
      </w:pPr>
      <w:r>
        <w:rPr>
          <w:rStyle w:val="CommentReference"/>
        </w:rPr>
        <w:annotationRef/>
      </w:r>
      <w:r w:rsidR="009B6AF1">
        <w:t>Again a bad header, but in Fig 2 we show we can describe the past (and the future as well actually), here we make the case we can make sense out of the various future predictions</w:t>
      </w:r>
    </w:p>
  </w:comment>
  <w:comment w:id="33" w:author="Vos, Michiel" w:date="2026-09-14T18:07:00Z" w:initials="MV">
    <w:p w14:paraId="1CAD1364" w14:textId="77777777" w:rsidR="004F0A52" w:rsidRDefault="004F0A52" w:rsidP="004F0A52">
      <w:pPr>
        <w:pStyle w:val="CommentText"/>
      </w:pPr>
      <w:r>
        <w:rPr>
          <w:rStyle w:val="CommentReference"/>
        </w:rPr>
        <w:annotationRef/>
      </w:r>
      <w:r>
        <w:t>Ignore for now, just a list of possible talking points (or add to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FD8248" w15:done="0"/>
  <w15:commentEx w15:paraId="5B7AC7A9" w15:done="0"/>
  <w15:commentEx w15:paraId="104A898C" w15:done="0"/>
  <w15:commentEx w15:paraId="168B6999" w15:done="0"/>
  <w15:commentEx w15:paraId="7D5ECCB9" w15:done="0"/>
  <w15:commentEx w15:paraId="38E0D39D" w15:done="0"/>
  <w15:commentEx w15:paraId="2422F1FF" w15:done="0"/>
  <w15:commentEx w15:paraId="6BAA93CF" w15:done="0"/>
  <w15:commentEx w15:paraId="09F553AE" w15:done="0"/>
  <w15:commentEx w15:paraId="2397E7D8" w15:done="0"/>
  <w15:commentEx w15:paraId="1F74D898" w15:done="0"/>
  <w15:commentEx w15:paraId="60A5F038" w15:done="0"/>
  <w15:commentEx w15:paraId="58FD8C9A" w15:done="0"/>
  <w15:commentEx w15:paraId="1207DE3E" w15:done="0"/>
  <w15:commentEx w15:paraId="52E5B262" w15:done="0"/>
  <w15:commentEx w15:paraId="50F94CD7" w15:done="0"/>
  <w15:commentEx w15:paraId="0705BBE3" w15:done="0"/>
  <w15:commentEx w15:paraId="02059689" w15:done="0"/>
  <w15:commentEx w15:paraId="2B6CB98C" w15:done="0"/>
  <w15:commentEx w15:paraId="0516F70C" w15:done="0"/>
  <w15:commentEx w15:paraId="5D1040E7" w15:done="0"/>
  <w15:commentEx w15:paraId="5396CAF0" w15:done="0"/>
  <w15:commentEx w15:paraId="2AD80580" w15:done="0"/>
  <w15:commentEx w15:paraId="5A91814F" w15:done="0"/>
  <w15:commentEx w15:paraId="0BC8AFC0" w15:done="0"/>
  <w15:commentEx w15:paraId="0A38B8FA" w15:done="0"/>
  <w15:commentEx w15:paraId="75048471" w15:done="0"/>
  <w15:commentEx w15:paraId="1CAD13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7C615F" w16cex:dateUtc="2026-09-14T16:54:00Z"/>
  <w16cex:commentExtensible w16cex:durableId="7BF5116E" w16cex:dateUtc="2026-09-14T10:04:00Z"/>
  <w16cex:commentExtensible w16cex:durableId="37B3383C" w16cex:dateUtc="2026-09-14T10:04:00Z"/>
  <w16cex:commentExtensible w16cex:durableId="0EBF423C" w16cex:dateUtc="2026-09-14T10:04:00Z"/>
  <w16cex:commentExtensible w16cex:durableId="17DE17B6" w16cex:dateUtc="2026-09-14T10:06:00Z"/>
  <w16cex:commentExtensible w16cex:durableId="37EEFCAE" w16cex:dateUtc="2026-09-14T10:16:00Z"/>
  <w16cex:commentExtensible w16cex:durableId="5B030F1A" w16cex:dateUtc="2026-09-14T10:18:00Z"/>
  <w16cex:commentExtensible w16cex:durableId="07648BCA" w16cex:dateUtc="2026-09-14T10:19:00Z"/>
  <w16cex:commentExtensible w16cex:durableId="31019640" w16cex:dateUtc="2026-09-14T10:20:00Z"/>
  <w16cex:commentExtensible w16cex:durableId="0B35C76B" w16cex:dateUtc="2026-09-14T10:21:00Z"/>
  <w16cex:commentExtensible w16cex:durableId="141D26D8" w16cex:dateUtc="2026-09-14T10:28:00Z"/>
  <w16cex:commentExtensible w16cex:durableId="05B14CFD" w16cex:dateUtc="2026-09-14T10:49:00Z"/>
  <w16cex:commentExtensible w16cex:durableId="72239E22" w16cex:dateUtc="2026-09-14T10:43:00Z"/>
  <w16cex:commentExtensible w16cex:durableId="1A1FA357" w16cex:dateUtc="2026-09-14T10:34:00Z"/>
  <w16cex:commentExtensible w16cex:durableId="3D7275E9" w16cex:dateUtc="2026-09-14T10:35:00Z"/>
  <w16cex:commentExtensible w16cex:durableId="4BB580D5" w16cex:dateUtc="2026-09-14T10:35:00Z"/>
  <w16cex:commentExtensible w16cex:durableId="651AB803" w16cex:dateUtc="2026-09-14T10:44:00Z"/>
  <w16cex:commentExtensible w16cex:durableId="50077501" w16cex:dateUtc="2026-09-14T10:45:00Z"/>
  <w16cex:commentExtensible w16cex:durableId="0CB5E13D" w16cex:dateUtc="2026-09-14T10:46:00Z"/>
  <w16cex:commentExtensible w16cex:durableId="12D3B858" w16cex:dateUtc="2026-09-14T10:48:00Z"/>
  <w16cex:commentExtensible w16cex:durableId="733B423F" w16cex:dateUtc="2026-09-14T10:47:00Z"/>
  <w16cex:commentExtensible w16cex:durableId="2E10A264" w16cex:dateUtc="2026-09-14T10:51:00Z"/>
  <w16cex:commentExtensible w16cex:durableId="60A9B492" w16cex:dateUtc="2026-07-22T10:33:00Z"/>
  <w16cex:commentExtensible w16cex:durableId="5ACC1561" w16cex:dateUtc="2026-07-22T10:21:00Z"/>
  <w16cex:commentExtensible w16cex:durableId="019209C1" w16cex:dateUtc="2026-09-14T12:30:00Z"/>
  <w16cex:commentExtensible w16cex:durableId="5C8FF583" w16cex:dateUtc="2026-09-14T12:55:00Z"/>
  <w16cex:commentExtensible w16cex:durableId="64E52DF7" w16cex:dateUtc="2026-09-14T12:58:00Z"/>
  <w16cex:commentExtensible w16cex:durableId="5F6293D2" w16cex:dateUtc="2026-09-14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FD8248" w16cid:durableId="277C615F"/>
  <w16cid:commentId w16cid:paraId="5B7AC7A9" w16cid:durableId="7BF5116E"/>
  <w16cid:commentId w16cid:paraId="104A898C" w16cid:durableId="37B3383C"/>
  <w16cid:commentId w16cid:paraId="168B6999" w16cid:durableId="0EBF423C"/>
  <w16cid:commentId w16cid:paraId="7D5ECCB9" w16cid:durableId="17DE17B6"/>
  <w16cid:commentId w16cid:paraId="38E0D39D" w16cid:durableId="37EEFCAE"/>
  <w16cid:commentId w16cid:paraId="2422F1FF" w16cid:durableId="5B030F1A"/>
  <w16cid:commentId w16cid:paraId="6BAA93CF" w16cid:durableId="07648BCA"/>
  <w16cid:commentId w16cid:paraId="09F553AE" w16cid:durableId="31019640"/>
  <w16cid:commentId w16cid:paraId="2397E7D8" w16cid:durableId="0B35C76B"/>
  <w16cid:commentId w16cid:paraId="1F74D898" w16cid:durableId="141D26D8"/>
  <w16cid:commentId w16cid:paraId="60A5F038" w16cid:durableId="05B14CFD"/>
  <w16cid:commentId w16cid:paraId="58FD8C9A" w16cid:durableId="72239E22"/>
  <w16cid:commentId w16cid:paraId="1207DE3E" w16cid:durableId="1A1FA357"/>
  <w16cid:commentId w16cid:paraId="52E5B262" w16cid:durableId="3D7275E9"/>
  <w16cid:commentId w16cid:paraId="50F94CD7" w16cid:durableId="4BB580D5"/>
  <w16cid:commentId w16cid:paraId="0705BBE3" w16cid:durableId="651AB803"/>
  <w16cid:commentId w16cid:paraId="02059689" w16cid:durableId="50077501"/>
  <w16cid:commentId w16cid:paraId="2B6CB98C" w16cid:durableId="0CB5E13D"/>
  <w16cid:commentId w16cid:paraId="0516F70C" w16cid:durableId="12D3B858"/>
  <w16cid:commentId w16cid:paraId="5D1040E7" w16cid:durableId="733B423F"/>
  <w16cid:commentId w16cid:paraId="5396CAF0" w16cid:durableId="2E10A264"/>
  <w16cid:commentId w16cid:paraId="2AD80580" w16cid:durableId="60A9B492"/>
  <w16cid:commentId w16cid:paraId="5A91814F" w16cid:durableId="5ACC1561"/>
  <w16cid:commentId w16cid:paraId="0BC8AFC0" w16cid:durableId="019209C1"/>
  <w16cid:commentId w16cid:paraId="0A38B8FA" w16cid:durableId="5C8FF583"/>
  <w16cid:commentId w16cid:paraId="75048471" w16cid:durableId="64E52DF7"/>
  <w16cid:commentId w16cid:paraId="1CAD1364" w16cid:durableId="5F6293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DC453" w14:textId="77777777" w:rsidR="003326E1" w:rsidRDefault="003326E1" w:rsidP="008169DD">
      <w:pPr>
        <w:spacing w:after="0" w:line="240" w:lineRule="auto"/>
      </w:pPr>
      <w:r>
        <w:separator/>
      </w:r>
    </w:p>
  </w:endnote>
  <w:endnote w:type="continuationSeparator" w:id="0">
    <w:p w14:paraId="3BF52FEF" w14:textId="77777777" w:rsidR="003326E1" w:rsidRDefault="003326E1" w:rsidP="00816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022237"/>
      <w:docPartObj>
        <w:docPartGallery w:val="Page Numbers (Bottom of Page)"/>
        <w:docPartUnique/>
      </w:docPartObj>
    </w:sdtPr>
    <w:sdtEndPr>
      <w:rPr>
        <w:noProof/>
      </w:rPr>
    </w:sdtEndPr>
    <w:sdtContent>
      <w:p w14:paraId="73BF2C36" w14:textId="45BF0451" w:rsidR="008169DD" w:rsidRDefault="008169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0F6E30" w14:textId="77777777" w:rsidR="008169DD" w:rsidRDefault="008169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FC1C" w14:textId="77777777" w:rsidR="003326E1" w:rsidRDefault="003326E1" w:rsidP="008169DD">
      <w:pPr>
        <w:spacing w:after="0" w:line="240" w:lineRule="auto"/>
      </w:pPr>
      <w:r>
        <w:separator/>
      </w:r>
    </w:p>
  </w:footnote>
  <w:footnote w:type="continuationSeparator" w:id="0">
    <w:p w14:paraId="3F55D5DA" w14:textId="77777777" w:rsidR="003326E1" w:rsidRDefault="003326E1" w:rsidP="00816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43A4D"/>
    <w:multiLevelType w:val="hybridMultilevel"/>
    <w:tmpl w:val="EEB06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4E4E89"/>
    <w:multiLevelType w:val="hybridMultilevel"/>
    <w:tmpl w:val="3D3A4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AB7035"/>
    <w:multiLevelType w:val="hybridMultilevel"/>
    <w:tmpl w:val="BD726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1AA45A9"/>
    <w:multiLevelType w:val="hybridMultilevel"/>
    <w:tmpl w:val="A7CA98D4"/>
    <w:lvl w:ilvl="0" w:tplc="73C48B90">
      <w:start w:val="1"/>
      <w:numFmt w:val="decimal"/>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2585482">
    <w:abstractNumId w:val="1"/>
  </w:num>
  <w:num w:numId="2" w16cid:durableId="1804616268">
    <w:abstractNumId w:val="0"/>
  </w:num>
  <w:num w:numId="3" w16cid:durableId="1623270063">
    <w:abstractNumId w:val="2"/>
  </w:num>
  <w:num w:numId="4" w16cid:durableId="42245778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s, Michiel">
    <w15:presenceInfo w15:providerId="AD" w15:userId="S::M.Vos@exeter.ac.uk::512e3ab0-3b69-4bc2-bbd8-761def4809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Microbiology&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easf5zxnptdtnevpsa5sa2hd5vesz2aawfx&quot;&gt;mastermichiel - Recovered - Copy&lt;record-ids&gt;&lt;item&gt;3564&lt;/item&gt;&lt;item&gt;3865&lt;/item&gt;&lt;item&gt;3894&lt;/item&gt;&lt;item&gt;3895&lt;/item&gt;&lt;item&gt;3897&lt;/item&gt;&lt;item&gt;3898&lt;/item&gt;&lt;item&gt;3900&lt;/item&gt;&lt;item&gt;3901&lt;/item&gt;&lt;/record-ids&gt;&lt;/item&gt;&lt;/Libraries&gt;"/>
  </w:docVars>
  <w:rsids>
    <w:rsidRoot w:val="006E715A"/>
    <w:rsid w:val="000010DB"/>
    <w:rsid w:val="00002494"/>
    <w:rsid w:val="000107BB"/>
    <w:rsid w:val="0001258F"/>
    <w:rsid w:val="0001298A"/>
    <w:rsid w:val="000133BA"/>
    <w:rsid w:val="00015B7F"/>
    <w:rsid w:val="000223F2"/>
    <w:rsid w:val="000225A4"/>
    <w:rsid w:val="000302C5"/>
    <w:rsid w:val="00034FCE"/>
    <w:rsid w:val="000371AC"/>
    <w:rsid w:val="00037EC4"/>
    <w:rsid w:val="0004440A"/>
    <w:rsid w:val="00050889"/>
    <w:rsid w:val="00051FD9"/>
    <w:rsid w:val="00053EE6"/>
    <w:rsid w:val="00055644"/>
    <w:rsid w:val="000608A3"/>
    <w:rsid w:val="000636A1"/>
    <w:rsid w:val="000722C5"/>
    <w:rsid w:val="00075BC1"/>
    <w:rsid w:val="00080958"/>
    <w:rsid w:val="00081A9B"/>
    <w:rsid w:val="00081DCA"/>
    <w:rsid w:val="00086236"/>
    <w:rsid w:val="00094231"/>
    <w:rsid w:val="00095C83"/>
    <w:rsid w:val="00097E57"/>
    <w:rsid w:val="000A42BD"/>
    <w:rsid w:val="000B03AF"/>
    <w:rsid w:val="000B1A14"/>
    <w:rsid w:val="000B1A80"/>
    <w:rsid w:val="000B5D4D"/>
    <w:rsid w:val="000B6183"/>
    <w:rsid w:val="000C1D59"/>
    <w:rsid w:val="000C4471"/>
    <w:rsid w:val="000C49E0"/>
    <w:rsid w:val="000C6BFD"/>
    <w:rsid w:val="000C73D2"/>
    <w:rsid w:val="000D0FFA"/>
    <w:rsid w:val="000E4F4D"/>
    <w:rsid w:val="000E586E"/>
    <w:rsid w:val="000F059E"/>
    <w:rsid w:val="000F090D"/>
    <w:rsid w:val="000F1B0C"/>
    <w:rsid w:val="000F67A0"/>
    <w:rsid w:val="000F6809"/>
    <w:rsid w:val="00100FE7"/>
    <w:rsid w:val="0010137F"/>
    <w:rsid w:val="001056D8"/>
    <w:rsid w:val="0010612E"/>
    <w:rsid w:val="001131CD"/>
    <w:rsid w:val="00120A47"/>
    <w:rsid w:val="00121298"/>
    <w:rsid w:val="00123056"/>
    <w:rsid w:val="001252B9"/>
    <w:rsid w:val="00125EF5"/>
    <w:rsid w:val="00130CD7"/>
    <w:rsid w:val="00137EDC"/>
    <w:rsid w:val="00143DB1"/>
    <w:rsid w:val="00152ABA"/>
    <w:rsid w:val="00155B71"/>
    <w:rsid w:val="001560FA"/>
    <w:rsid w:val="0015798F"/>
    <w:rsid w:val="00157A88"/>
    <w:rsid w:val="001616A8"/>
    <w:rsid w:val="001629BA"/>
    <w:rsid w:val="001630FF"/>
    <w:rsid w:val="00167F62"/>
    <w:rsid w:val="0017236F"/>
    <w:rsid w:val="001734A7"/>
    <w:rsid w:val="00174378"/>
    <w:rsid w:val="001845C7"/>
    <w:rsid w:val="00187362"/>
    <w:rsid w:val="00187770"/>
    <w:rsid w:val="00190A99"/>
    <w:rsid w:val="00193104"/>
    <w:rsid w:val="00196DBC"/>
    <w:rsid w:val="001975D0"/>
    <w:rsid w:val="001A2EBC"/>
    <w:rsid w:val="001B2EC7"/>
    <w:rsid w:val="001B2F35"/>
    <w:rsid w:val="001B5FB2"/>
    <w:rsid w:val="001B7A36"/>
    <w:rsid w:val="001C16AA"/>
    <w:rsid w:val="001C3960"/>
    <w:rsid w:val="001C4E06"/>
    <w:rsid w:val="001D2997"/>
    <w:rsid w:val="001E144C"/>
    <w:rsid w:val="001E477C"/>
    <w:rsid w:val="001E6721"/>
    <w:rsid w:val="001E6FE7"/>
    <w:rsid w:val="001E779A"/>
    <w:rsid w:val="001F64A5"/>
    <w:rsid w:val="002014EA"/>
    <w:rsid w:val="00203DB4"/>
    <w:rsid w:val="00204E66"/>
    <w:rsid w:val="00205282"/>
    <w:rsid w:val="0020735C"/>
    <w:rsid w:val="00212540"/>
    <w:rsid w:val="00213C89"/>
    <w:rsid w:val="002143D6"/>
    <w:rsid w:val="00220646"/>
    <w:rsid w:val="00221E82"/>
    <w:rsid w:val="00224834"/>
    <w:rsid w:val="0023202A"/>
    <w:rsid w:val="00234F42"/>
    <w:rsid w:val="00241717"/>
    <w:rsid w:val="00244A36"/>
    <w:rsid w:val="00247627"/>
    <w:rsid w:val="0025270A"/>
    <w:rsid w:val="00254C04"/>
    <w:rsid w:val="00261936"/>
    <w:rsid w:val="0026248A"/>
    <w:rsid w:val="00262AFF"/>
    <w:rsid w:val="00262B9C"/>
    <w:rsid w:val="0026435F"/>
    <w:rsid w:val="00265674"/>
    <w:rsid w:val="0028062D"/>
    <w:rsid w:val="00280E5B"/>
    <w:rsid w:val="002813E8"/>
    <w:rsid w:val="00291195"/>
    <w:rsid w:val="002914CF"/>
    <w:rsid w:val="00291537"/>
    <w:rsid w:val="0029325D"/>
    <w:rsid w:val="0029467E"/>
    <w:rsid w:val="00295E60"/>
    <w:rsid w:val="00296401"/>
    <w:rsid w:val="002A3160"/>
    <w:rsid w:val="002A4150"/>
    <w:rsid w:val="002A7BBA"/>
    <w:rsid w:val="002C0B74"/>
    <w:rsid w:val="002C2E3B"/>
    <w:rsid w:val="002C66EC"/>
    <w:rsid w:val="002D7163"/>
    <w:rsid w:val="002E34AD"/>
    <w:rsid w:val="002F31FD"/>
    <w:rsid w:val="002F3EE5"/>
    <w:rsid w:val="002F47ED"/>
    <w:rsid w:val="002F53A6"/>
    <w:rsid w:val="002F7938"/>
    <w:rsid w:val="002F7BC8"/>
    <w:rsid w:val="00300DA3"/>
    <w:rsid w:val="003024D3"/>
    <w:rsid w:val="00306487"/>
    <w:rsid w:val="003115BB"/>
    <w:rsid w:val="00315188"/>
    <w:rsid w:val="00315F4F"/>
    <w:rsid w:val="00322B82"/>
    <w:rsid w:val="00325D9B"/>
    <w:rsid w:val="00331A4F"/>
    <w:rsid w:val="003326E1"/>
    <w:rsid w:val="0033304A"/>
    <w:rsid w:val="0034010D"/>
    <w:rsid w:val="00340891"/>
    <w:rsid w:val="00345034"/>
    <w:rsid w:val="00345BC3"/>
    <w:rsid w:val="00351310"/>
    <w:rsid w:val="00354D32"/>
    <w:rsid w:val="003574FA"/>
    <w:rsid w:val="003670E2"/>
    <w:rsid w:val="0037197D"/>
    <w:rsid w:val="003751A8"/>
    <w:rsid w:val="00375D1F"/>
    <w:rsid w:val="003773BB"/>
    <w:rsid w:val="00377C3D"/>
    <w:rsid w:val="003803E5"/>
    <w:rsid w:val="00381B28"/>
    <w:rsid w:val="003836A4"/>
    <w:rsid w:val="00385211"/>
    <w:rsid w:val="00387CD8"/>
    <w:rsid w:val="00387E8F"/>
    <w:rsid w:val="00391CE8"/>
    <w:rsid w:val="00392AA6"/>
    <w:rsid w:val="00396A31"/>
    <w:rsid w:val="003A0521"/>
    <w:rsid w:val="003A3E98"/>
    <w:rsid w:val="003A54C9"/>
    <w:rsid w:val="003A702F"/>
    <w:rsid w:val="003B3308"/>
    <w:rsid w:val="003B3E84"/>
    <w:rsid w:val="003C58F1"/>
    <w:rsid w:val="003D05EE"/>
    <w:rsid w:val="003D374B"/>
    <w:rsid w:val="003D40DC"/>
    <w:rsid w:val="003E00AE"/>
    <w:rsid w:val="003E08FE"/>
    <w:rsid w:val="003E2C85"/>
    <w:rsid w:val="003E6B48"/>
    <w:rsid w:val="003E797D"/>
    <w:rsid w:val="003F5AA7"/>
    <w:rsid w:val="004118F2"/>
    <w:rsid w:val="00420074"/>
    <w:rsid w:val="004217B9"/>
    <w:rsid w:val="004272EF"/>
    <w:rsid w:val="00430D9B"/>
    <w:rsid w:val="004358FC"/>
    <w:rsid w:val="0043624E"/>
    <w:rsid w:val="00437521"/>
    <w:rsid w:val="004401E7"/>
    <w:rsid w:val="00440E04"/>
    <w:rsid w:val="004428E7"/>
    <w:rsid w:val="00447ADE"/>
    <w:rsid w:val="00450C86"/>
    <w:rsid w:val="004577F9"/>
    <w:rsid w:val="00457BC8"/>
    <w:rsid w:val="00465107"/>
    <w:rsid w:val="004663AD"/>
    <w:rsid w:val="00476559"/>
    <w:rsid w:val="00477932"/>
    <w:rsid w:val="00477EAE"/>
    <w:rsid w:val="00484EC4"/>
    <w:rsid w:val="00494974"/>
    <w:rsid w:val="004A07F7"/>
    <w:rsid w:val="004A2DFE"/>
    <w:rsid w:val="004A38FD"/>
    <w:rsid w:val="004A3A34"/>
    <w:rsid w:val="004B1849"/>
    <w:rsid w:val="004B2B91"/>
    <w:rsid w:val="004B46BF"/>
    <w:rsid w:val="004C22BF"/>
    <w:rsid w:val="004C4204"/>
    <w:rsid w:val="004C4562"/>
    <w:rsid w:val="004C4DBD"/>
    <w:rsid w:val="004C582F"/>
    <w:rsid w:val="004D11BA"/>
    <w:rsid w:val="004D2793"/>
    <w:rsid w:val="004D3BA3"/>
    <w:rsid w:val="004E0FB1"/>
    <w:rsid w:val="004E243A"/>
    <w:rsid w:val="004E626E"/>
    <w:rsid w:val="004F0A52"/>
    <w:rsid w:val="004F145C"/>
    <w:rsid w:val="004F2BF1"/>
    <w:rsid w:val="004F5695"/>
    <w:rsid w:val="004F7F80"/>
    <w:rsid w:val="00500E52"/>
    <w:rsid w:val="00510253"/>
    <w:rsid w:val="00513469"/>
    <w:rsid w:val="005161C1"/>
    <w:rsid w:val="00516E10"/>
    <w:rsid w:val="00520FCD"/>
    <w:rsid w:val="00521040"/>
    <w:rsid w:val="00522B64"/>
    <w:rsid w:val="0052499C"/>
    <w:rsid w:val="005328D1"/>
    <w:rsid w:val="005361DE"/>
    <w:rsid w:val="005474C5"/>
    <w:rsid w:val="00550E97"/>
    <w:rsid w:val="0056223A"/>
    <w:rsid w:val="00567E90"/>
    <w:rsid w:val="00570590"/>
    <w:rsid w:val="0057178B"/>
    <w:rsid w:val="00582EC8"/>
    <w:rsid w:val="0058434F"/>
    <w:rsid w:val="00586209"/>
    <w:rsid w:val="00590A27"/>
    <w:rsid w:val="005916E7"/>
    <w:rsid w:val="00594150"/>
    <w:rsid w:val="005A0F2C"/>
    <w:rsid w:val="005A15B4"/>
    <w:rsid w:val="005A5F32"/>
    <w:rsid w:val="005B4638"/>
    <w:rsid w:val="005B7284"/>
    <w:rsid w:val="005B7C4F"/>
    <w:rsid w:val="005C1263"/>
    <w:rsid w:val="005C2F5D"/>
    <w:rsid w:val="005C32AB"/>
    <w:rsid w:val="005C56A2"/>
    <w:rsid w:val="005C580F"/>
    <w:rsid w:val="005C6950"/>
    <w:rsid w:val="005D0619"/>
    <w:rsid w:val="005D2C1B"/>
    <w:rsid w:val="005D31C4"/>
    <w:rsid w:val="005D3C13"/>
    <w:rsid w:val="005D570C"/>
    <w:rsid w:val="005D7E85"/>
    <w:rsid w:val="005E0F9A"/>
    <w:rsid w:val="005E6AA9"/>
    <w:rsid w:val="005F08FF"/>
    <w:rsid w:val="005F3B42"/>
    <w:rsid w:val="005F5B7B"/>
    <w:rsid w:val="00605C99"/>
    <w:rsid w:val="0061295C"/>
    <w:rsid w:val="006224EC"/>
    <w:rsid w:val="00625EFB"/>
    <w:rsid w:val="006372A1"/>
    <w:rsid w:val="006401B1"/>
    <w:rsid w:val="006413C9"/>
    <w:rsid w:val="00641848"/>
    <w:rsid w:val="00646CD9"/>
    <w:rsid w:val="00657D92"/>
    <w:rsid w:val="00671D7E"/>
    <w:rsid w:val="006744A7"/>
    <w:rsid w:val="006846CE"/>
    <w:rsid w:val="0068508C"/>
    <w:rsid w:val="0069293C"/>
    <w:rsid w:val="00693067"/>
    <w:rsid w:val="0069373D"/>
    <w:rsid w:val="00696D51"/>
    <w:rsid w:val="006A0A41"/>
    <w:rsid w:val="006A150E"/>
    <w:rsid w:val="006B2D3F"/>
    <w:rsid w:val="006B3E1E"/>
    <w:rsid w:val="006B4150"/>
    <w:rsid w:val="006C07EE"/>
    <w:rsid w:val="006C1E4E"/>
    <w:rsid w:val="006C4551"/>
    <w:rsid w:val="006D4083"/>
    <w:rsid w:val="006D41C0"/>
    <w:rsid w:val="006D45CC"/>
    <w:rsid w:val="006D61A9"/>
    <w:rsid w:val="006E0570"/>
    <w:rsid w:val="006E46B3"/>
    <w:rsid w:val="006E715A"/>
    <w:rsid w:val="006F002C"/>
    <w:rsid w:val="006F18DD"/>
    <w:rsid w:val="006F1DD8"/>
    <w:rsid w:val="006F5FD7"/>
    <w:rsid w:val="006F686D"/>
    <w:rsid w:val="006F713B"/>
    <w:rsid w:val="0070183C"/>
    <w:rsid w:val="00705E6A"/>
    <w:rsid w:val="00711997"/>
    <w:rsid w:val="007140B2"/>
    <w:rsid w:val="00721A03"/>
    <w:rsid w:val="00723218"/>
    <w:rsid w:val="007233AD"/>
    <w:rsid w:val="007324DB"/>
    <w:rsid w:val="00735D26"/>
    <w:rsid w:val="00742C14"/>
    <w:rsid w:val="00743796"/>
    <w:rsid w:val="00745A0B"/>
    <w:rsid w:val="007478A8"/>
    <w:rsid w:val="007527CE"/>
    <w:rsid w:val="00752E9D"/>
    <w:rsid w:val="0075527F"/>
    <w:rsid w:val="0076038E"/>
    <w:rsid w:val="00763A7A"/>
    <w:rsid w:val="00764F53"/>
    <w:rsid w:val="00764FBB"/>
    <w:rsid w:val="007658FC"/>
    <w:rsid w:val="00765B7C"/>
    <w:rsid w:val="0076794E"/>
    <w:rsid w:val="00775F76"/>
    <w:rsid w:val="00776770"/>
    <w:rsid w:val="007817A8"/>
    <w:rsid w:val="007818DD"/>
    <w:rsid w:val="0078465B"/>
    <w:rsid w:val="0078779C"/>
    <w:rsid w:val="00790A7D"/>
    <w:rsid w:val="007931C9"/>
    <w:rsid w:val="00794A78"/>
    <w:rsid w:val="00794C41"/>
    <w:rsid w:val="007A0C44"/>
    <w:rsid w:val="007A3622"/>
    <w:rsid w:val="007A47D4"/>
    <w:rsid w:val="007A4CA7"/>
    <w:rsid w:val="007A671D"/>
    <w:rsid w:val="007B4335"/>
    <w:rsid w:val="007B6784"/>
    <w:rsid w:val="007C0526"/>
    <w:rsid w:val="007C3B45"/>
    <w:rsid w:val="007C5FA9"/>
    <w:rsid w:val="007D21E3"/>
    <w:rsid w:val="007D25C1"/>
    <w:rsid w:val="007D6313"/>
    <w:rsid w:val="007E0BE9"/>
    <w:rsid w:val="007E5054"/>
    <w:rsid w:val="007E5490"/>
    <w:rsid w:val="007E66DB"/>
    <w:rsid w:val="007F06AD"/>
    <w:rsid w:val="007F4E07"/>
    <w:rsid w:val="00800C60"/>
    <w:rsid w:val="00804D54"/>
    <w:rsid w:val="008070A7"/>
    <w:rsid w:val="00807474"/>
    <w:rsid w:val="00812A26"/>
    <w:rsid w:val="0081631C"/>
    <w:rsid w:val="008169DD"/>
    <w:rsid w:val="00821E9E"/>
    <w:rsid w:val="00822631"/>
    <w:rsid w:val="00830220"/>
    <w:rsid w:val="008304EA"/>
    <w:rsid w:val="00830B2B"/>
    <w:rsid w:val="00834168"/>
    <w:rsid w:val="0083447A"/>
    <w:rsid w:val="0083527A"/>
    <w:rsid w:val="00835841"/>
    <w:rsid w:val="008432E6"/>
    <w:rsid w:val="008444E9"/>
    <w:rsid w:val="008445F8"/>
    <w:rsid w:val="00847CA5"/>
    <w:rsid w:val="008510F7"/>
    <w:rsid w:val="008600F4"/>
    <w:rsid w:val="00861C00"/>
    <w:rsid w:val="00862D44"/>
    <w:rsid w:val="008677E6"/>
    <w:rsid w:val="00870A76"/>
    <w:rsid w:val="008718F4"/>
    <w:rsid w:val="0087588B"/>
    <w:rsid w:val="00883021"/>
    <w:rsid w:val="008927F7"/>
    <w:rsid w:val="00896024"/>
    <w:rsid w:val="008A1AA8"/>
    <w:rsid w:val="008A7035"/>
    <w:rsid w:val="008B11D2"/>
    <w:rsid w:val="008B3578"/>
    <w:rsid w:val="008B7075"/>
    <w:rsid w:val="008B75D7"/>
    <w:rsid w:val="008C0DC1"/>
    <w:rsid w:val="008C5424"/>
    <w:rsid w:val="008D1C29"/>
    <w:rsid w:val="008D51BD"/>
    <w:rsid w:val="008D6688"/>
    <w:rsid w:val="008D6BDF"/>
    <w:rsid w:val="008D7927"/>
    <w:rsid w:val="008E3BD4"/>
    <w:rsid w:val="008F3B8A"/>
    <w:rsid w:val="008F4D6E"/>
    <w:rsid w:val="009000B6"/>
    <w:rsid w:val="0090212D"/>
    <w:rsid w:val="00902DCD"/>
    <w:rsid w:val="0090659A"/>
    <w:rsid w:val="009077A6"/>
    <w:rsid w:val="009133BC"/>
    <w:rsid w:val="009135D8"/>
    <w:rsid w:val="0092315A"/>
    <w:rsid w:val="009234A2"/>
    <w:rsid w:val="009238E3"/>
    <w:rsid w:val="00924B20"/>
    <w:rsid w:val="009304C0"/>
    <w:rsid w:val="0094053F"/>
    <w:rsid w:val="00944589"/>
    <w:rsid w:val="00947C90"/>
    <w:rsid w:val="00953DF5"/>
    <w:rsid w:val="00954B16"/>
    <w:rsid w:val="00955A4D"/>
    <w:rsid w:val="00956169"/>
    <w:rsid w:val="00956CD3"/>
    <w:rsid w:val="00967290"/>
    <w:rsid w:val="009743D8"/>
    <w:rsid w:val="00976B9D"/>
    <w:rsid w:val="00983455"/>
    <w:rsid w:val="009842CC"/>
    <w:rsid w:val="00985DC0"/>
    <w:rsid w:val="009925F8"/>
    <w:rsid w:val="009965B1"/>
    <w:rsid w:val="009966E0"/>
    <w:rsid w:val="009A2250"/>
    <w:rsid w:val="009A4237"/>
    <w:rsid w:val="009A4FE4"/>
    <w:rsid w:val="009A7C72"/>
    <w:rsid w:val="009B098A"/>
    <w:rsid w:val="009B1578"/>
    <w:rsid w:val="009B3369"/>
    <w:rsid w:val="009B364D"/>
    <w:rsid w:val="009B44EB"/>
    <w:rsid w:val="009B6AF1"/>
    <w:rsid w:val="009B7748"/>
    <w:rsid w:val="009C086F"/>
    <w:rsid w:val="009C2943"/>
    <w:rsid w:val="009C4500"/>
    <w:rsid w:val="009C7FF7"/>
    <w:rsid w:val="009D244B"/>
    <w:rsid w:val="009D5AE7"/>
    <w:rsid w:val="009D5FF8"/>
    <w:rsid w:val="009E196F"/>
    <w:rsid w:val="009E3D47"/>
    <w:rsid w:val="009E5002"/>
    <w:rsid w:val="009F0851"/>
    <w:rsid w:val="009F1214"/>
    <w:rsid w:val="009F1E8B"/>
    <w:rsid w:val="00A001ED"/>
    <w:rsid w:val="00A02469"/>
    <w:rsid w:val="00A02684"/>
    <w:rsid w:val="00A122AE"/>
    <w:rsid w:val="00A20044"/>
    <w:rsid w:val="00A212E4"/>
    <w:rsid w:val="00A2158D"/>
    <w:rsid w:val="00A219D1"/>
    <w:rsid w:val="00A26F83"/>
    <w:rsid w:val="00A36EAF"/>
    <w:rsid w:val="00A36EFB"/>
    <w:rsid w:val="00A47D5E"/>
    <w:rsid w:val="00A50A92"/>
    <w:rsid w:val="00A53F34"/>
    <w:rsid w:val="00A563C3"/>
    <w:rsid w:val="00A56B3D"/>
    <w:rsid w:val="00A60708"/>
    <w:rsid w:val="00A631F2"/>
    <w:rsid w:val="00A64237"/>
    <w:rsid w:val="00A65781"/>
    <w:rsid w:val="00A65A08"/>
    <w:rsid w:val="00A75A8A"/>
    <w:rsid w:val="00A81C65"/>
    <w:rsid w:val="00A824B2"/>
    <w:rsid w:val="00A8521D"/>
    <w:rsid w:val="00A870B9"/>
    <w:rsid w:val="00A92157"/>
    <w:rsid w:val="00A923B6"/>
    <w:rsid w:val="00A938B5"/>
    <w:rsid w:val="00A93FB9"/>
    <w:rsid w:val="00AA5088"/>
    <w:rsid w:val="00AA6472"/>
    <w:rsid w:val="00AB2839"/>
    <w:rsid w:val="00AB2858"/>
    <w:rsid w:val="00AC0821"/>
    <w:rsid w:val="00AD07CB"/>
    <w:rsid w:val="00AD15F2"/>
    <w:rsid w:val="00AD2CCA"/>
    <w:rsid w:val="00AD50F5"/>
    <w:rsid w:val="00AD609D"/>
    <w:rsid w:val="00AD69DC"/>
    <w:rsid w:val="00AD7D5B"/>
    <w:rsid w:val="00AE0274"/>
    <w:rsid w:val="00AE1B23"/>
    <w:rsid w:val="00AE59C0"/>
    <w:rsid w:val="00AF0CFA"/>
    <w:rsid w:val="00AF2C9E"/>
    <w:rsid w:val="00B01137"/>
    <w:rsid w:val="00B01464"/>
    <w:rsid w:val="00B03B47"/>
    <w:rsid w:val="00B066B1"/>
    <w:rsid w:val="00B07440"/>
    <w:rsid w:val="00B129D8"/>
    <w:rsid w:val="00B13A79"/>
    <w:rsid w:val="00B14457"/>
    <w:rsid w:val="00B153BB"/>
    <w:rsid w:val="00B260F7"/>
    <w:rsid w:val="00B2770C"/>
    <w:rsid w:val="00B312F3"/>
    <w:rsid w:val="00B350F4"/>
    <w:rsid w:val="00B363C7"/>
    <w:rsid w:val="00B416D9"/>
    <w:rsid w:val="00B42BA2"/>
    <w:rsid w:val="00B46736"/>
    <w:rsid w:val="00B5226A"/>
    <w:rsid w:val="00B5230A"/>
    <w:rsid w:val="00B5568B"/>
    <w:rsid w:val="00B63BBE"/>
    <w:rsid w:val="00B70B6C"/>
    <w:rsid w:val="00B710FD"/>
    <w:rsid w:val="00B71E14"/>
    <w:rsid w:val="00B74A86"/>
    <w:rsid w:val="00B779C6"/>
    <w:rsid w:val="00B832DD"/>
    <w:rsid w:val="00B85479"/>
    <w:rsid w:val="00B87494"/>
    <w:rsid w:val="00BA0FFE"/>
    <w:rsid w:val="00BA1CEC"/>
    <w:rsid w:val="00BA20A6"/>
    <w:rsid w:val="00BA48A2"/>
    <w:rsid w:val="00BA55F6"/>
    <w:rsid w:val="00BB4A46"/>
    <w:rsid w:val="00BB6F8D"/>
    <w:rsid w:val="00BC3528"/>
    <w:rsid w:val="00BC6CA9"/>
    <w:rsid w:val="00BC747E"/>
    <w:rsid w:val="00BD1BF8"/>
    <w:rsid w:val="00BD3665"/>
    <w:rsid w:val="00BD4C5F"/>
    <w:rsid w:val="00BD6108"/>
    <w:rsid w:val="00BE03C1"/>
    <w:rsid w:val="00BE0988"/>
    <w:rsid w:val="00BE13E1"/>
    <w:rsid w:val="00BE23A8"/>
    <w:rsid w:val="00BE2EA8"/>
    <w:rsid w:val="00BE3449"/>
    <w:rsid w:val="00BE7A32"/>
    <w:rsid w:val="00BF006D"/>
    <w:rsid w:val="00BF4466"/>
    <w:rsid w:val="00C02752"/>
    <w:rsid w:val="00C07C25"/>
    <w:rsid w:val="00C12663"/>
    <w:rsid w:val="00C126E6"/>
    <w:rsid w:val="00C14D97"/>
    <w:rsid w:val="00C177FA"/>
    <w:rsid w:val="00C204C7"/>
    <w:rsid w:val="00C20DBB"/>
    <w:rsid w:val="00C21C4F"/>
    <w:rsid w:val="00C24277"/>
    <w:rsid w:val="00C31C3B"/>
    <w:rsid w:val="00C33642"/>
    <w:rsid w:val="00C35125"/>
    <w:rsid w:val="00C35618"/>
    <w:rsid w:val="00C40DB2"/>
    <w:rsid w:val="00C43BD9"/>
    <w:rsid w:val="00C5292F"/>
    <w:rsid w:val="00C54BF1"/>
    <w:rsid w:val="00C56BB4"/>
    <w:rsid w:val="00C619FC"/>
    <w:rsid w:val="00C61FB0"/>
    <w:rsid w:val="00C62FF0"/>
    <w:rsid w:val="00C753BA"/>
    <w:rsid w:val="00C75529"/>
    <w:rsid w:val="00C86E3C"/>
    <w:rsid w:val="00C875FF"/>
    <w:rsid w:val="00C877F6"/>
    <w:rsid w:val="00C900B6"/>
    <w:rsid w:val="00C9170A"/>
    <w:rsid w:val="00C969BC"/>
    <w:rsid w:val="00CA4BE1"/>
    <w:rsid w:val="00CA4F76"/>
    <w:rsid w:val="00CA4FB1"/>
    <w:rsid w:val="00CB2705"/>
    <w:rsid w:val="00CB40B3"/>
    <w:rsid w:val="00CB4B06"/>
    <w:rsid w:val="00CB7346"/>
    <w:rsid w:val="00CC0130"/>
    <w:rsid w:val="00CC08AF"/>
    <w:rsid w:val="00CC4643"/>
    <w:rsid w:val="00CD09F5"/>
    <w:rsid w:val="00CD34BC"/>
    <w:rsid w:val="00CD54DB"/>
    <w:rsid w:val="00CE1DE2"/>
    <w:rsid w:val="00CE5823"/>
    <w:rsid w:val="00CF085E"/>
    <w:rsid w:val="00CF0E0A"/>
    <w:rsid w:val="00CF2845"/>
    <w:rsid w:val="00CF62B0"/>
    <w:rsid w:val="00D071A8"/>
    <w:rsid w:val="00D10FA1"/>
    <w:rsid w:val="00D14924"/>
    <w:rsid w:val="00D16874"/>
    <w:rsid w:val="00D213D5"/>
    <w:rsid w:val="00D21539"/>
    <w:rsid w:val="00D236DA"/>
    <w:rsid w:val="00D24388"/>
    <w:rsid w:val="00D2455E"/>
    <w:rsid w:val="00D26461"/>
    <w:rsid w:val="00D26673"/>
    <w:rsid w:val="00D31957"/>
    <w:rsid w:val="00D32079"/>
    <w:rsid w:val="00D32F86"/>
    <w:rsid w:val="00D40E1A"/>
    <w:rsid w:val="00D41002"/>
    <w:rsid w:val="00D42FF1"/>
    <w:rsid w:val="00D4638B"/>
    <w:rsid w:val="00D47489"/>
    <w:rsid w:val="00D47803"/>
    <w:rsid w:val="00D47BCA"/>
    <w:rsid w:val="00D519C7"/>
    <w:rsid w:val="00D51EA4"/>
    <w:rsid w:val="00D527F2"/>
    <w:rsid w:val="00D52EC9"/>
    <w:rsid w:val="00D557E9"/>
    <w:rsid w:val="00D63F50"/>
    <w:rsid w:val="00D647AB"/>
    <w:rsid w:val="00D72942"/>
    <w:rsid w:val="00D740E0"/>
    <w:rsid w:val="00D753E1"/>
    <w:rsid w:val="00D8016F"/>
    <w:rsid w:val="00D80405"/>
    <w:rsid w:val="00D85689"/>
    <w:rsid w:val="00D91786"/>
    <w:rsid w:val="00DA3C71"/>
    <w:rsid w:val="00DA4440"/>
    <w:rsid w:val="00DA4AF3"/>
    <w:rsid w:val="00DA7A0F"/>
    <w:rsid w:val="00DA7A93"/>
    <w:rsid w:val="00DB37DE"/>
    <w:rsid w:val="00DB4C97"/>
    <w:rsid w:val="00DC357F"/>
    <w:rsid w:val="00DC531A"/>
    <w:rsid w:val="00DD51F2"/>
    <w:rsid w:val="00DD655E"/>
    <w:rsid w:val="00DD741B"/>
    <w:rsid w:val="00DE7FBC"/>
    <w:rsid w:val="00DF11B5"/>
    <w:rsid w:val="00DF1CC8"/>
    <w:rsid w:val="00DF2819"/>
    <w:rsid w:val="00DF4F15"/>
    <w:rsid w:val="00DF58E2"/>
    <w:rsid w:val="00E03EAC"/>
    <w:rsid w:val="00E04154"/>
    <w:rsid w:val="00E05C6B"/>
    <w:rsid w:val="00E07C1C"/>
    <w:rsid w:val="00E168D6"/>
    <w:rsid w:val="00E24CFE"/>
    <w:rsid w:val="00E3152A"/>
    <w:rsid w:val="00E319CE"/>
    <w:rsid w:val="00E3211B"/>
    <w:rsid w:val="00E3409C"/>
    <w:rsid w:val="00E41BD2"/>
    <w:rsid w:val="00E45581"/>
    <w:rsid w:val="00E46B5B"/>
    <w:rsid w:val="00E5410B"/>
    <w:rsid w:val="00E63DAF"/>
    <w:rsid w:val="00E64298"/>
    <w:rsid w:val="00E64CF9"/>
    <w:rsid w:val="00E714EA"/>
    <w:rsid w:val="00E7302F"/>
    <w:rsid w:val="00E73D87"/>
    <w:rsid w:val="00E75995"/>
    <w:rsid w:val="00E75CC4"/>
    <w:rsid w:val="00E761A5"/>
    <w:rsid w:val="00E77EE6"/>
    <w:rsid w:val="00E8221B"/>
    <w:rsid w:val="00E84215"/>
    <w:rsid w:val="00E86100"/>
    <w:rsid w:val="00E90A53"/>
    <w:rsid w:val="00E91A32"/>
    <w:rsid w:val="00E954AC"/>
    <w:rsid w:val="00E9641E"/>
    <w:rsid w:val="00EA095D"/>
    <w:rsid w:val="00EA2391"/>
    <w:rsid w:val="00EA4E17"/>
    <w:rsid w:val="00EB1CAE"/>
    <w:rsid w:val="00EB779A"/>
    <w:rsid w:val="00EC09DA"/>
    <w:rsid w:val="00EC4A64"/>
    <w:rsid w:val="00EC4EA4"/>
    <w:rsid w:val="00EC714F"/>
    <w:rsid w:val="00EC7EB8"/>
    <w:rsid w:val="00ED0ED9"/>
    <w:rsid w:val="00ED138C"/>
    <w:rsid w:val="00ED190B"/>
    <w:rsid w:val="00ED5EC5"/>
    <w:rsid w:val="00EE0840"/>
    <w:rsid w:val="00EE358B"/>
    <w:rsid w:val="00EE5441"/>
    <w:rsid w:val="00EF436E"/>
    <w:rsid w:val="00EF73A1"/>
    <w:rsid w:val="00EF7862"/>
    <w:rsid w:val="00F00BDE"/>
    <w:rsid w:val="00F03140"/>
    <w:rsid w:val="00F11587"/>
    <w:rsid w:val="00F13A7E"/>
    <w:rsid w:val="00F1421E"/>
    <w:rsid w:val="00F16F0D"/>
    <w:rsid w:val="00F2027A"/>
    <w:rsid w:val="00F2312D"/>
    <w:rsid w:val="00F24DB0"/>
    <w:rsid w:val="00F26FB6"/>
    <w:rsid w:val="00F277C8"/>
    <w:rsid w:val="00F27D46"/>
    <w:rsid w:val="00F30751"/>
    <w:rsid w:val="00F31149"/>
    <w:rsid w:val="00F34058"/>
    <w:rsid w:val="00F3747A"/>
    <w:rsid w:val="00F37C0B"/>
    <w:rsid w:val="00F42CF8"/>
    <w:rsid w:val="00F46A1D"/>
    <w:rsid w:val="00F60CF7"/>
    <w:rsid w:val="00F7334A"/>
    <w:rsid w:val="00F74E68"/>
    <w:rsid w:val="00F77E39"/>
    <w:rsid w:val="00F83938"/>
    <w:rsid w:val="00F83AC3"/>
    <w:rsid w:val="00F92CA2"/>
    <w:rsid w:val="00F95500"/>
    <w:rsid w:val="00FA2631"/>
    <w:rsid w:val="00FA35DB"/>
    <w:rsid w:val="00FB149B"/>
    <w:rsid w:val="00FB4DBD"/>
    <w:rsid w:val="00FB5300"/>
    <w:rsid w:val="00FB6727"/>
    <w:rsid w:val="00FC58A1"/>
    <w:rsid w:val="00FC76AF"/>
    <w:rsid w:val="00FD0957"/>
    <w:rsid w:val="00FD6767"/>
    <w:rsid w:val="00FD7BFA"/>
    <w:rsid w:val="00FE01C4"/>
    <w:rsid w:val="00FE40AD"/>
    <w:rsid w:val="00FE429A"/>
    <w:rsid w:val="00FE42E8"/>
    <w:rsid w:val="00FE506E"/>
    <w:rsid w:val="00FF1950"/>
    <w:rsid w:val="00FF3F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68C65"/>
  <w15:chartTrackingRefBased/>
  <w15:docId w15:val="{B2F65A8D-55CF-48CB-B2D1-337303EC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15A"/>
    <w:rPr>
      <w:rFonts w:eastAsiaTheme="majorEastAsia" w:cstheme="majorBidi"/>
      <w:color w:val="272727" w:themeColor="text1" w:themeTint="D8"/>
    </w:rPr>
  </w:style>
  <w:style w:type="paragraph" w:styleId="Title">
    <w:name w:val="Title"/>
    <w:basedOn w:val="Normal"/>
    <w:next w:val="Normal"/>
    <w:link w:val="TitleChar"/>
    <w:uiPriority w:val="10"/>
    <w:qFormat/>
    <w:rsid w:val="006E7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15A"/>
    <w:pPr>
      <w:spacing w:before="160"/>
      <w:jc w:val="center"/>
    </w:pPr>
    <w:rPr>
      <w:i/>
      <w:iCs/>
      <w:color w:val="404040" w:themeColor="text1" w:themeTint="BF"/>
    </w:rPr>
  </w:style>
  <w:style w:type="character" w:customStyle="1" w:styleId="QuoteChar">
    <w:name w:val="Quote Char"/>
    <w:basedOn w:val="DefaultParagraphFont"/>
    <w:link w:val="Quote"/>
    <w:uiPriority w:val="29"/>
    <w:rsid w:val="006E715A"/>
    <w:rPr>
      <w:i/>
      <w:iCs/>
      <w:color w:val="404040" w:themeColor="text1" w:themeTint="BF"/>
    </w:rPr>
  </w:style>
  <w:style w:type="paragraph" w:styleId="ListParagraph">
    <w:name w:val="List Paragraph"/>
    <w:basedOn w:val="Normal"/>
    <w:uiPriority w:val="34"/>
    <w:qFormat/>
    <w:rsid w:val="006E715A"/>
    <w:pPr>
      <w:ind w:left="720"/>
      <w:contextualSpacing/>
    </w:pPr>
  </w:style>
  <w:style w:type="character" w:styleId="IntenseEmphasis">
    <w:name w:val="Intense Emphasis"/>
    <w:basedOn w:val="DefaultParagraphFont"/>
    <w:uiPriority w:val="21"/>
    <w:qFormat/>
    <w:rsid w:val="006E715A"/>
    <w:rPr>
      <w:i/>
      <w:iCs/>
      <w:color w:val="0F4761" w:themeColor="accent1" w:themeShade="BF"/>
    </w:rPr>
  </w:style>
  <w:style w:type="paragraph" w:styleId="IntenseQuote">
    <w:name w:val="Intense Quote"/>
    <w:basedOn w:val="Normal"/>
    <w:next w:val="Normal"/>
    <w:link w:val="IntenseQuoteChar"/>
    <w:uiPriority w:val="30"/>
    <w:qFormat/>
    <w:rsid w:val="006E7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15A"/>
    <w:rPr>
      <w:i/>
      <w:iCs/>
      <w:color w:val="0F4761" w:themeColor="accent1" w:themeShade="BF"/>
    </w:rPr>
  </w:style>
  <w:style w:type="character" w:styleId="IntenseReference">
    <w:name w:val="Intense Reference"/>
    <w:basedOn w:val="DefaultParagraphFont"/>
    <w:uiPriority w:val="32"/>
    <w:qFormat/>
    <w:rsid w:val="006E715A"/>
    <w:rPr>
      <w:b/>
      <w:bCs/>
      <w:smallCaps/>
      <w:color w:val="0F4761" w:themeColor="accent1" w:themeShade="BF"/>
      <w:spacing w:val="5"/>
    </w:rPr>
  </w:style>
  <w:style w:type="character" w:styleId="Hyperlink">
    <w:name w:val="Hyperlink"/>
    <w:basedOn w:val="DefaultParagraphFont"/>
    <w:uiPriority w:val="99"/>
    <w:unhideWhenUsed/>
    <w:rsid w:val="002A4150"/>
    <w:rPr>
      <w:color w:val="467886" w:themeColor="hyperlink"/>
      <w:u w:val="single"/>
    </w:rPr>
  </w:style>
  <w:style w:type="character" w:styleId="UnresolvedMention">
    <w:name w:val="Unresolved Mention"/>
    <w:basedOn w:val="DefaultParagraphFont"/>
    <w:uiPriority w:val="99"/>
    <w:semiHidden/>
    <w:unhideWhenUsed/>
    <w:rsid w:val="002A4150"/>
    <w:rPr>
      <w:color w:val="605E5C"/>
      <w:shd w:val="clear" w:color="auto" w:fill="E1DFDD"/>
    </w:rPr>
  </w:style>
  <w:style w:type="character" w:styleId="CommentReference">
    <w:name w:val="annotation reference"/>
    <w:basedOn w:val="DefaultParagraphFont"/>
    <w:uiPriority w:val="99"/>
    <w:semiHidden/>
    <w:unhideWhenUsed/>
    <w:rsid w:val="00BF006D"/>
    <w:rPr>
      <w:sz w:val="16"/>
      <w:szCs w:val="16"/>
    </w:rPr>
  </w:style>
  <w:style w:type="paragraph" w:styleId="CommentText">
    <w:name w:val="annotation text"/>
    <w:basedOn w:val="Normal"/>
    <w:link w:val="CommentTextChar"/>
    <w:uiPriority w:val="99"/>
    <w:unhideWhenUsed/>
    <w:rsid w:val="00BF006D"/>
    <w:pPr>
      <w:spacing w:line="240" w:lineRule="auto"/>
    </w:pPr>
    <w:rPr>
      <w:sz w:val="20"/>
      <w:szCs w:val="20"/>
    </w:rPr>
  </w:style>
  <w:style w:type="character" w:customStyle="1" w:styleId="CommentTextChar">
    <w:name w:val="Comment Text Char"/>
    <w:basedOn w:val="DefaultParagraphFont"/>
    <w:link w:val="CommentText"/>
    <w:uiPriority w:val="99"/>
    <w:rsid w:val="00BF006D"/>
    <w:rPr>
      <w:sz w:val="20"/>
      <w:szCs w:val="20"/>
    </w:rPr>
  </w:style>
  <w:style w:type="paragraph" w:styleId="CommentSubject">
    <w:name w:val="annotation subject"/>
    <w:basedOn w:val="CommentText"/>
    <w:next w:val="CommentText"/>
    <w:link w:val="CommentSubjectChar"/>
    <w:uiPriority w:val="99"/>
    <w:semiHidden/>
    <w:unhideWhenUsed/>
    <w:rsid w:val="00BF006D"/>
    <w:rPr>
      <w:b/>
      <w:bCs/>
    </w:rPr>
  </w:style>
  <w:style w:type="character" w:customStyle="1" w:styleId="CommentSubjectChar">
    <w:name w:val="Comment Subject Char"/>
    <w:basedOn w:val="CommentTextChar"/>
    <w:link w:val="CommentSubject"/>
    <w:uiPriority w:val="99"/>
    <w:semiHidden/>
    <w:rsid w:val="00BF006D"/>
    <w:rPr>
      <w:b/>
      <w:bCs/>
      <w:sz w:val="20"/>
      <w:szCs w:val="20"/>
    </w:rPr>
  </w:style>
  <w:style w:type="paragraph" w:styleId="Header">
    <w:name w:val="header"/>
    <w:basedOn w:val="Normal"/>
    <w:link w:val="HeaderChar"/>
    <w:uiPriority w:val="99"/>
    <w:unhideWhenUsed/>
    <w:rsid w:val="008169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69DD"/>
  </w:style>
  <w:style w:type="paragraph" w:styleId="Footer">
    <w:name w:val="footer"/>
    <w:basedOn w:val="Normal"/>
    <w:link w:val="FooterChar"/>
    <w:uiPriority w:val="99"/>
    <w:unhideWhenUsed/>
    <w:rsid w:val="008169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69DD"/>
  </w:style>
  <w:style w:type="paragraph" w:customStyle="1" w:styleId="EndNoteBibliographyTitle">
    <w:name w:val="EndNote Bibliography Title"/>
    <w:basedOn w:val="Normal"/>
    <w:link w:val="EndNoteBibliographyTitleChar"/>
    <w:rsid w:val="009304C0"/>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9304C0"/>
    <w:rPr>
      <w:rFonts w:ascii="Aptos" w:hAnsi="Aptos"/>
      <w:noProof/>
      <w:lang w:val="en-US"/>
    </w:rPr>
  </w:style>
  <w:style w:type="paragraph" w:customStyle="1" w:styleId="EndNoteBibliography">
    <w:name w:val="EndNote Bibliography"/>
    <w:basedOn w:val="Normal"/>
    <w:link w:val="EndNoteBibliographyChar"/>
    <w:rsid w:val="009304C0"/>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9304C0"/>
    <w:rPr>
      <w:rFonts w:ascii="Aptos" w:hAnsi="Aptos"/>
      <w:noProof/>
      <w:lang w:val="en-US"/>
    </w:rPr>
  </w:style>
  <w:style w:type="paragraph" w:styleId="Revision">
    <w:name w:val="Revision"/>
    <w:hidden/>
    <w:uiPriority w:val="99"/>
    <w:semiHidden/>
    <w:rsid w:val="00440E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costa@exeter.ac.uk" TargetMode="External"/><Relationship Id="rId13" Type="http://schemas.openxmlformats.org/officeDocument/2006/relationships/hyperlink" Target="https://pubmed.ncbi.nlm.nih.gov/"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2B593-3DE1-43D4-9527-A71AED4D06E8}">
  <ds:schemaRefs>
    <ds:schemaRef ds:uri="http://schemas.openxmlformats.org/officeDocument/2006/bibliography"/>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2834</TotalTime>
  <Pages>7</Pages>
  <Words>3064</Words>
  <Characters>17470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Vos, Michiel</dc:creator>
  <cp:keywords/>
  <dc:description/>
  <cp:lastModifiedBy>Vos, Michiel</cp:lastModifiedBy>
  <cp:revision>750</cp:revision>
  <dcterms:created xsi:type="dcterms:W3CDTF">2026-04-21T07:57:00Z</dcterms:created>
  <dcterms:modified xsi:type="dcterms:W3CDTF">2026-09-14T17:07:00Z</dcterms:modified>
</cp:coreProperties>
</file>